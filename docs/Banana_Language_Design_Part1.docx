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5A5E7" w14:textId="656E2887" w:rsidR="00F57CCA" w:rsidRPr="00F57CCA" w:rsidRDefault="00325109" w:rsidP="00F57CCA">
      <w:pPr>
        <w:spacing w:before="100" w:beforeAutospacing="1" w:after="100" w:afterAutospacing="1" w:line="240" w:lineRule="auto"/>
        <w:outlineLvl w:val="0"/>
        <w:rPr>
          <w:rFonts w:ascii="Times New Roman" w:eastAsia="Times New Roman" w:hAnsi="Times New Roman" w:cs="Times New Roman"/>
          <w:color w:val="000000"/>
          <w:kern w:val="36"/>
          <w:sz w:val="48"/>
          <w:szCs w:val="48"/>
          <w14:ligatures w14:val="none"/>
        </w:rPr>
      </w:pPr>
      <w:r>
        <w:rPr>
          <w:rFonts w:ascii="Times New Roman" w:eastAsia="Times New Roman" w:hAnsi="Times New Roman" w:cs="Times New Roman"/>
          <w:color w:val="000000"/>
          <w:kern w:val="36"/>
          <w:sz w:val="48"/>
          <w:szCs w:val="48"/>
          <w14:ligatures w14:val="none"/>
        </w:rPr>
        <w:t>Banana</w:t>
      </w:r>
      <w:r w:rsidR="00F57CCA" w:rsidRPr="00F57CCA">
        <w:rPr>
          <w:rFonts w:ascii="Times New Roman" w:eastAsia="Times New Roman" w:hAnsi="Times New Roman" w:cs="Times New Roman"/>
          <w:color w:val="000000"/>
          <w:kern w:val="36"/>
          <w:sz w:val="48"/>
          <w:szCs w:val="48"/>
          <w14:ligatures w14:val="none"/>
        </w:rPr>
        <w:t xml:space="preserve"> </w:t>
      </w:r>
      <w:r w:rsidR="00F57CCA" w:rsidRPr="23A9E4DB">
        <w:rPr>
          <w:rFonts w:ascii="Times New Roman" w:eastAsia="Times New Roman" w:hAnsi="Times New Roman" w:cs="Times New Roman"/>
          <w:color w:val="000000" w:themeColor="text1"/>
          <w:sz w:val="48"/>
          <w:szCs w:val="48"/>
        </w:rPr>
        <w:t>-</w:t>
      </w:r>
      <w:r w:rsidR="17F61687" w:rsidRPr="17F61687">
        <w:rPr>
          <w:rFonts w:ascii="Times New Roman" w:eastAsia="Times New Roman" w:hAnsi="Times New Roman" w:cs="Times New Roman"/>
          <w:color w:val="000000" w:themeColor="text1"/>
          <w:sz w:val="48"/>
          <w:szCs w:val="48"/>
        </w:rPr>
        <w:t xml:space="preserve"> </w:t>
      </w:r>
      <w:r w:rsidR="00F57CCA" w:rsidRPr="23A9E4DB">
        <w:rPr>
          <w:rFonts w:ascii="Times New Roman" w:eastAsia="Times New Roman" w:hAnsi="Times New Roman" w:cs="Times New Roman"/>
          <w:color w:val="000000" w:themeColor="text1"/>
          <w:sz w:val="48"/>
          <w:szCs w:val="48"/>
        </w:rPr>
        <w:t>Language Design Document (Part 1)</w:t>
      </w:r>
    </w:p>
    <w:p w14:paraId="45BA7F89" w14:textId="77777777" w:rsidR="00F57CCA" w:rsidRPr="00F57CCA" w:rsidRDefault="00F57CCA" w:rsidP="00F57CCA">
      <w:pPr>
        <w:spacing w:before="100" w:beforeAutospacing="1" w:after="100" w:afterAutospacing="1" w:line="240" w:lineRule="auto"/>
        <w:outlineLvl w:val="1"/>
        <w:rPr>
          <w:rFonts w:ascii="Times New Roman" w:eastAsia="Times New Roman" w:hAnsi="Times New Roman" w:cs="Times New Roman"/>
          <w:color w:val="000000"/>
          <w:kern w:val="0"/>
          <w:sz w:val="36"/>
          <w:szCs w:val="36"/>
          <w14:ligatures w14:val="none"/>
        </w:rPr>
      </w:pPr>
      <w:r w:rsidRPr="00F57CCA">
        <w:rPr>
          <w:rFonts w:ascii="Times New Roman" w:eastAsia="Times New Roman" w:hAnsi="Times New Roman" w:cs="Times New Roman"/>
          <w:color w:val="000000"/>
          <w:kern w:val="0"/>
          <w:sz w:val="36"/>
          <w:szCs w:val="36"/>
          <w14:ligatures w14:val="none"/>
        </w:rPr>
        <w:t>1. Language Design - Name &amp; Description</w:t>
      </w:r>
    </w:p>
    <w:p w14:paraId="04F8F325" w14:textId="41B14FDD" w:rsidR="00F142F9" w:rsidRDefault="00325109"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rPr>
      </w:pPr>
      <w:r>
        <w:rPr>
          <w:rStyle w:val="Strong"/>
          <w:rFonts w:ascii="Times New Roman" w:hAnsi="Times New Roman" w:cs="Times New Roman"/>
          <w:color w:val="000000"/>
        </w:rPr>
        <w:t>Banana</w:t>
      </w:r>
      <w:r w:rsidR="00F142F9" w:rsidRPr="00F142F9">
        <w:rPr>
          <w:rStyle w:val="apple-converted-space"/>
          <w:rFonts w:ascii="Times New Roman" w:hAnsi="Times New Roman" w:cs="Times New Roman"/>
          <w:color w:val="000000"/>
        </w:rPr>
        <w:t> </w:t>
      </w:r>
      <w:r w:rsidR="00F142F9" w:rsidRPr="00F142F9">
        <w:rPr>
          <w:rFonts w:ascii="Times New Roman" w:hAnsi="Times New Roman" w:cs="Times New Roman"/>
          <w:color w:val="000000"/>
        </w:rPr>
        <w:t>is a simple programming language our group is designing and building as part of this course project. It's a small, C-style language</w:t>
      </w:r>
      <w:r w:rsidR="00F142F9">
        <w:rPr>
          <w:rFonts w:ascii="Times New Roman" w:hAnsi="Times New Roman" w:cs="Times New Roman"/>
          <w:color w:val="000000"/>
        </w:rPr>
        <w:t xml:space="preserve">, </w:t>
      </w:r>
      <w:r w:rsidR="00F142F9" w:rsidRPr="00F142F9">
        <w:rPr>
          <w:rFonts w:ascii="Times New Roman" w:hAnsi="Times New Roman" w:cs="Times New Roman"/>
          <w:color w:val="000000"/>
        </w:rPr>
        <w:t>variables are declared with</w:t>
      </w:r>
      <w:r w:rsidR="00F142F9" w:rsidRPr="00F142F9">
        <w:rPr>
          <w:rStyle w:val="apple-converted-space"/>
          <w:rFonts w:ascii="Times New Roman" w:hAnsi="Times New Roman" w:cs="Times New Roman"/>
          <w:color w:val="000000"/>
        </w:rPr>
        <w:t> </w:t>
      </w:r>
      <w:r w:rsidR="00F142F9" w:rsidRPr="00F142F9">
        <w:rPr>
          <w:rStyle w:val="HTMLCode"/>
          <w:rFonts w:ascii="Times New Roman" w:eastAsiaTheme="majorEastAsia" w:hAnsi="Times New Roman" w:cs="Times New Roman"/>
          <w:color w:val="000000"/>
          <w:sz w:val="24"/>
          <w:szCs w:val="24"/>
        </w:rPr>
        <w:t>let</w:t>
      </w:r>
      <w:r w:rsidR="00F142F9" w:rsidRPr="00F142F9">
        <w:rPr>
          <w:rFonts w:ascii="Times New Roman" w:hAnsi="Times New Roman" w:cs="Times New Roman"/>
          <w:color w:val="000000"/>
        </w:rPr>
        <w:t>, code blocks use curly braces</w:t>
      </w:r>
      <w:r w:rsidR="00F142F9" w:rsidRPr="00F142F9">
        <w:rPr>
          <w:rStyle w:val="apple-converted-space"/>
          <w:rFonts w:ascii="Times New Roman" w:hAnsi="Times New Roman" w:cs="Times New Roman"/>
          <w:color w:val="000000"/>
        </w:rPr>
        <w:t> </w:t>
      </w:r>
      <w:r w:rsidR="00F142F9" w:rsidRPr="00F142F9">
        <w:rPr>
          <w:rStyle w:val="HTMLCode"/>
          <w:rFonts w:ascii="Times New Roman" w:eastAsiaTheme="majorEastAsia" w:hAnsi="Times New Roman" w:cs="Times New Roman"/>
          <w:color w:val="000000"/>
          <w:sz w:val="24"/>
          <w:szCs w:val="24"/>
        </w:rPr>
        <w:t>{}</w:t>
      </w:r>
      <w:r w:rsidR="00F142F9" w:rsidRPr="00F142F9">
        <w:rPr>
          <w:rFonts w:ascii="Times New Roman" w:hAnsi="Times New Roman" w:cs="Times New Roman"/>
          <w:color w:val="000000"/>
        </w:rPr>
        <w:t>, and statements end with semicolons, similar to languages like Java or JavaScript. We kept the list of keywords and features small on purpose, since this is our first attempt at designing a grammar and building an interpreter, and a simpler language is easier to get right within six weeks.</w:t>
      </w:r>
    </w:p>
    <w:p w14:paraId="4B316D3E" w14:textId="77777777" w:rsidR="00F142F9" w:rsidRDefault="00F142F9"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rPr>
      </w:pPr>
    </w:p>
    <w:p w14:paraId="1AE6A5D4" w14:textId="1C9B181E"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let x = 10;</w:t>
      </w:r>
    </w:p>
    <w:p w14:paraId="1D747EEC"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let y = 20;</w:t>
      </w:r>
    </w:p>
    <w:p w14:paraId="1935F376"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if (x &lt; y) {</w:t>
      </w:r>
    </w:p>
    <w:p w14:paraId="45C9B388"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print(x + y);</w:t>
      </w:r>
    </w:p>
    <w:p w14:paraId="65F9550D"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w:t>
      </w:r>
    </w:p>
    <w:p w14:paraId="2940BC19" w14:textId="77777777" w:rsidR="00F57CCA" w:rsidRPr="00F57CCA" w:rsidRDefault="00F57CCA" w:rsidP="00F57CCA">
      <w:pPr>
        <w:spacing w:before="100" w:beforeAutospacing="1" w:after="100" w:afterAutospacing="1" w:line="240" w:lineRule="auto"/>
        <w:outlineLvl w:val="1"/>
        <w:rPr>
          <w:rFonts w:ascii="Times New Roman" w:eastAsia="Times New Roman" w:hAnsi="Times New Roman" w:cs="Times New Roman"/>
          <w:color w:val="000000"/>
          <w:kern w:val="0"/>
          <w:sz w:val="36"/>
          <w:szCs w:val="36"/>
          <w14:ligatures w14:val="none"/>
        </w:rPr>
      </w:pPr>
      <w:r w:rsidRPr="00F57CCA">
        <w:rPr>
          <w:rFonts w:ascii="Times New Roman" w:eastAsia="Times New Roman" w:hAnsi="Times New Roman" w:cs="Times New Roman"/>
          <w:color w:val="000000"/>
          <w:kern w:val="0"/>
          <w:sz w:val="36"/>
          <w:szCs w:val="36"/>
          <w14:ligatures w14:val="none"/>
        </w:rPr>
        <w:t>2. Required Features Checklist</w:t>
      </w:r>
    </w:p>
    <w:p w14:paraId="337CE5E5" w14:textId="77777777" w:rsidR="00F57CCA" w:rsidRPr="00F57CCA" w:rsidRDefault="00F57CCA" w:rsidP="00F142F9">
      <w:p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Every required feature below is demonstrated in the grammar (§8) and/or the sample programs (§7):</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2"/>
        <w:gridCol w:w="5848"/>
      </w:tblGrid>
      <w:tr w:rsidR="006A4116" w:rsidRPr="00F57CCA" w14:paraId="53DA26D8" w14:textId="77777777" w:rsidTr="00F142F9">
        <w:trPr>
          <w:tblHeader/>
          <w:tblCellSpacing w:w="15" w:type="dxa"/>
        </w:trPr>
        <w:tc>
          <w:tcPr>
            <w:tcW w:w="0" w:type="auto"/>
            <w:vAlign w:val="center"/>
            <w:hideMark/>
          </w:tcPr>
          <w:p w14:paraId="598C61B9"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Requirement</w:t>
            </w:r>
          </w:p>
        </w:tc>
        <w:tc>
          <w:tcPr>
            <w:tcW w:w="0" w:type="auto"/>
            <w:vAlign w:val="center"/>
            <w:hideMark/>
          </w:tcPr>
          <w:p w14:paraId="798DE6BF"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Where it appears</w:t>
            </w:r>
          </w:p>
        </w:tc>
      </w:tr>
      <w:tr w:rsidR="006A4116" w:rsidRPr="00F57CCA" w14:paraId="59F54F31" w14:textId="77777777" w:rsidTr="00F142F9">
        <w:trPr>
          <w:tblCellSpacing w:w="15" w:type="dxa"/>
        </w:trPr>
        <w:tc>
          <w:tcPr>
            <w:tcW w:w="0" w:type="auto"/>
            <w:vAlign w:val="center"/>
            <w:hideMark/>
          </w:tcPr>
          <w:p w14:paraId="7311173D"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Variable declaration &amp; assignment</w:t>
            </w:r>
          </w:p>
        </w:tc>
        <w:tc>
          <w:tcPr>
            <w:tcW w:w="0" w:type="auto"/>
            <w:vAlign w:val="center"/>
            <w:hideMark/>
          </w:tcPr>
          <w:p w14:paraId="71B57924"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&lt;assignment&gt;; Sample A</w:t>
            </w:r>
          </w:p>
        </w:tc>
      </w:tr>
      <w:tr w:rsidR="006A4116" w:rsidRPr="00F57CCA" w14:paraId="16004AE4" w14:textId="77777777" w:rsidTr="00F142F9">
        <w:trPr>
          <w:tblCellSpacing w:w="15" w:type="dxa"/>
        </w:trPr>
        <w:tc>
          <w:tcPr>
            <w:tcW w:w="0" w:type="auto"/>
            <w:vAlign w:val="center"/>
            <w:hideMark/>
          </w:tcPr>
          <w:p w14:paraId="32EBE10B"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Numeric values</w:t>
            </w:r>
          </w:p>
        </w:tc>
        <w:tc>
          <w:tcPr>
            <w:tcW w:w="0" w:type="auto"/>
            <w:vAlign w:val="center"/>
            <w:hideMark/>
          </w:tcPr>
          <w:p w14:paraId="1E253F76"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&lt;number&gt;; all samples</w:t>
            </w:r>
          </w:p>
        </w:tc>
      </w:tr>
      <w:tr w:rsidR="006A4116" w:rsidRPr="00F57CCA" w14:paraId="35F28553" w14:textId="77777777" w:rsidTr="00F142F9">
        <w:trPr>
          <w:tblCellSpacing w:w="15" w:type="dxa"/>
        </w:trPr>
        <w:tc>
          <w:tcPr>
            <w:tcW w:w="0" w:type="auto"/>
            <w:vAlign w:val="center"/>
            <w:hideMark/>
          </w:tcPr>
          <w:p w14:paraId="2445C913"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Arithmetic + - * /</w:t>
            </w:r>
          </w:p>
        </w:tc>
        <w:tc>
          <w:tcPr>
            <w:tcW w:w="0" w:type="auto"/>
            <w:vAlign w:val="center"/>
            <w:hideMark/>
          </w:tcPr>
          <w:p w14:paraId="243F92E1"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&lt;expression&gt;, &lt;term&gt;; Sample A, B</w:t>
            </w:r>
          </w:p>
        </w:tc>
      </w:tr>
      <w:tr w:rsidR="006A4116" w:rsidRPr="00F57CCA" w14:paraId="44E8D945" w14:textId="77777777" w:rsidTr="00F142F9">
        <w:trPr>
          <w:tblCellSpacing w:w="15" w:type="dxa"/>
        </w:trPr>
        <w:tc>
          <w:tcPr>
            <w:tcW w:w="0" w:type="auto"/>
            <w:vAlign w:val="center"/>
            <w:hideMark/>
          </w:tcPr>
          <w:p w14:paraId="33F194D9"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Parentheses &amp; precedence</w:t>
            </w:r>
          </w:p>
        </w:tc>
        <w:tc>
          <w:tcPr>
            <w:tcW w:w="0" w:type="auto"/>
            <w:vAlign w:val="center"/>
            <w:hideMark/>
          </w:tcPr>
          <w:p w14:paraId="55E81E8D"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&lt;factor&gt; allows "(" &lt;expression&gt; ")"; Sample A</w:t>
            </w:r>
          </w:p>
        </w:tc>
      </w:tr>
      <w:tr w:rsidR="006A4116" w:rsidRPr="00F57CCA" w14:paraId="07BD8BD4" w14:textId="77777777" w:rsidTr="00F142F9">
        <w:trPr>
          <w:tblCellSpacing w:w="15" w:type="dxa"/>
        </w:trPr>
        <w:tc>
          <w:tcPr>
            <w:tcW w:w="0" w:type="auto"/>
            <w:vAlign w:val="center"/>
            <w:hideMark/>
          </w:tcPr>
          <w:p w14:paraId="33E401EF"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Comparison operators</w:t>
            </w:r>
          </w:p>
        </w:tc>
        <w:tc>
          <w:tcPr>
            <w:tcW w:w="0" w:type="auto"/>
            <w:vAlign w:val="center"/>
            <w:hideMark/>
          </w:tcPr>
          <w:p w14:paraId="4D2B0DCF"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&lt;condition&gt;, &lt;relop&gt;; Sample A</w:t>
            </w:r>
          </w:p>
        </w:tc>
      </w:tr>
      <w:tr w:rsidR="006A4116" w:rsidRPr="00F57CCA" w14:paraId="4A4FF2BF" w14:textId="77777777" w:rsidTr="00F142F9">
        <w:trPr>
          <w:tblCellSpacing w:w="15" w:type="dxa"/>
        </w:trPr>
        <w:tc>
          <w:tcPr>
            <w:tcW w:w="0" w:type="auto"/>
            <w:vAlign w:val="center"/>
            <w:hideMark/>
          </w:tcPr>
          <w:p w14:paraId="0DA9FE63"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Print statements</w:t>
            </w:r>
          </w:p>
        </w:tc>
        <w:tc>
          <w:tcPr>
            <w:tcW w:w="0" w:type="auto"/>
            <w:vAlign w:val="center"/>
            <w:hideMark/>
          </w:tcPr>
          <w:p w14:paraId="4D90E28C"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&lt;print-statement&gt;; all samples</w:t>
            </w:r>
          </w:p>
        </w:tc>
      </w:tr>
      <w:tr w:rsidR="006A4116" w:rsidRPr="00F57CCA" w14:paraId="0FDAA820" w14:textId="77777777" w:rsidTr="00F142F9">
        <w:trPr>
          <w:tblCellSpacing w:w="15" w:type="dxa"/>
        </w:trPr>
        <w:tc>
          <w:tcPr>
            <w:tcW w:w="0" w:type="auto"/>
            <w:vAlign w:val="center"/>
            <w:hideMark/>
          </w:tcPr>
          <w:p w14:paraId="782053B6"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if/else</w:t>
            </w:r>
          </w:p>
        </w:tc>
        <w:tc>
          <w:tcPr>
            <w:tcW w:w="0" w:type="auto"/>
            <w:vAlign w:val="center"/>
            <w:hideMark/>
          </w:tcPr>
          <w:p w14:paraId="0B387484"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&lt;if-statement&gt;; Sample A</w:t>
            </w:r>
          </w:p>
        </w:tc>
      </w:tr>
      <w:tr w:rsidR="006A4116" w:rsidRPr="00F57CCA" w14:paraId="003EA046" w14:textId="77777777" w:rsidTr="00F142F9">
        <w:trPr>
          <w:tblCellSpacing w:w="15" w:type="dxa"/>
        </w:trPr>
        <w:tc>
          <w:tcPr>
            <w:tcW w:w="0" w:type="auto"/>
            <w:vAlign w:val="center"/>
            <w:hideMark/>
          </w:tcPr>
          <w:p w14:paraId="527081A1"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while loops</w:t>
            </w:r>
          </w:p>
        </w:tc>
        <w:tc>
          <w:tcPr>
            <w:tcW w:w="0" w:type="auto"/>
            <w:vAlign w:val="center"/>
            <w:hideMark/>
          </w:tcPr>
          <w:p w14:paraId="4129EB8F"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&lt;while-statement&gt;; Sample B</w:t>
            </w:r>
          </w:p>
        </w:tc>
      </w:tr>
      <w:tr w:rsidR="006A4116" w:rsidRPr="00F57CCA" w14:paraId="1B431A4B" w14:textId="77777777" w:rsidTr="00F142F9">
        <w:trPr>
          <w:tblCellSpacing w:w="15" w:type="dxa"/>
        </w:trPr>
        <w:tc>
          <w:tcPr>
            <w:tcW w:w="0" w:type="auto"/>
            <w:vAlign w:val="center"/>
            <w:hideMark/>
          </w:tcPr>
          <w:p w14:paraId="7D97504D"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Functions with parameters &amp; return values</w:t>
            </w:r>
          </w:p>
        </w:tc>
        <w:tc>
          <w:tcPr>
            <w:tcW w:w="0" w:type="auto"/>
            <w:vAlign w:val="center"/>
            <w:hideMark/>
          </w:tcPr>
          <w:p w14:paraId="30F0A6FE"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&lt;function-definition&gt;, &lt;return-statement&gt;; Sample C</w:t>
            </w:r>
          </w:p>
        </w:tc>
      </w:tr>
      <w:tr w:rsidR="006A4116" w:rsidRPr="00F57CCA" w14:paraId="5D964B8A" w14:textId="77777777" w:rsidTr="00F142F9">
        <w:trPr>
          <w:tblCellSpacing w:w="15" w:type="dxa"/>
        </w:trPr>
        <w:tc>
          <w:tcPr>
            <w:tcW w:w="0" w:type="auto"/>
            <w:vAlign w:val="center"/>
            <w:hideMark/>
          </w:tcPr>
          <w:p w14:paraId="785475AD"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Basic variable scope</w:t>
            </w:r>
          </w:p>
        </w:tc>
        <w:tc>
          <w:tcPr>
            <w:tcW w:w="0" w:type="auto"/>
            <w:vAlign w:val="center"/>
            <w:hideMark/>
          </w:tcPr>
          <w:p w14:paraId="5B336428"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Sample D (a variable inside a function does not leak to the outer scope)</w:t>
            </w:r>
          </w:p>
        </w:tc>
      </w:tr>
      <w:tr w:rsidR="006A4116" w:rsidRPr="00F57CCA" w14:paraId="5F15A5CE" w14:textId="77777777" w:rsidTr="00F142F9">
        <w:trPr>
          <w:tblCellSpacing w:w="15" w:type="dxa"/>
        </w:trPr>
        <w:tc>
          <w:tcPr>
            <w:tcW w:w="0" w:type="auto"/>
            <w:vAlign w:val="center"/>
            <w:hideMark/>
          </w:tcPr>
          <w:p w14:paraId="69DCD462"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Additional feature</w:t>
            </w:r>
          </w:p>
        </w:tc>
        <w:tc>
          <w:tcPr>
            <w:tcW w:w="0" w:type="auto"/>
            <w:vAlign w:val="center"/>
            <w:hideMark/>
          </w:tcPr>
          <w:p w14:paraId="57CC98FA" w14:textId="77777777" w:rsidR="00F57CCA" w:rsidRPr="00F57CCA" w:rsidRDefault="00F57CCA" w:rsidP="00F57CCA">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kern w:val="0"/>
                <w14:ligatures w14:val="none"/>
              </w:rPr>
            </w:pPr>
            <w:r w:rsidRPr="00F57CCA">
              <w:rPr>
                <w:rFonts w:ascii="Times New Roman" w:eastAsia="Times New Roman" w:hAnsi="Times New Roman" w:cs="Times New Roman"/>
                <w:kern w:val="0"/>
                <w14:ligatures w14:val="none"/>
              </w:rPr>
              <w:t>Compound assignment (+=, -=, *=, /=); §9, Sample B</w:t>
            </w:r>
          </w:p>
        </w:tc>
      </w:tr>
    </w:tbl>
    <w:p w14:paraId="3AC04407" w14:textId="536EEDB0" w:rsidR="6EFB537D" w:rsidRDefault="6EFB537D" w:rsidP="6EFB537D">
      <w:pPr>
        <w:spacing w:beforeAutospacing="1" w:afterAutospacing="1" w:line="240" w:lineRule="auto"/>
        <w:outlineLvl w:val="1"/>
        <w:rPr>
          <w:rFonts w:ascii="Times New Roman" w:eastAsia="Times New Roman" w:hAnsi="Times New Roman" w:cs="Times New Roman"/>
          <w:color w:val="000000" w:themeColor="text1"/>
          <w:sz w:val="36"/>
          <w:szCs w:val="36"/>
        </w:rPr>
      </w:pPr>
    </w:p>
    <w:p w14:paraId="5C86BAC2" w14:textId="77777777" w:rsidR="00F57CCA" w:rsidRPr="00F57CCA" w:rsidRDefault="00F57CCA" w:rsidP="00F57CCA">
      <w:pPr>
        <w:spacing w:before="100" w:beforeAutospacing="1" w:after="100" w:afterAutospacing="1" w:line="240" w:lineRule="auto"/>
        <w:outlineLvl w:val="1"/>
        <w:rPr>
          <w:rFonts w:ascii="Times New Roman" w:eastAsia="Times New Roman" w:hAnsi="Times New Roman" w:cs="Times New Roman"/>
          <w:color w:val="000000"/>
          <w:kern w:val="0"/>
          <w:sz w:val="36"/>
          <w:szCs w:val="36"/>
          <w14:ligatures w14:val="none"/>
        </w:rPr>
      </w:pPr>
      <w:r w:rsidRPr="00F57CCA">
        <w:rPr>
          <w:rFonts w:ascii="Times New Roman" w:eastAsia="Times New Roman" w:hAnsi="Times New Roman" w:cs="Times New Roman"/>
          <w:color w:val="000000"/>
          <w:kern w:val="0"/>
          <w:sz w:val="36"/>
          <w:szCs w:val="36"/>
          <w14:ligatures w14:val="none"/>
        </w:rPr>
        <w:lastRenderedPageBreak/>
        <w:t>3. Keywords, Operators, Delimiters</w:t>
      </w:r>
    </w:p>
    <w:p w14:paraId="37B78609" w14:textId="77777777" w:rsidR="00F57CCA" w:rsidRPr="00F57CCA" w:rsidRDefault="00F57CCA" w:rsidP="00F57CCA">
      <w:p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Keywords: let, print, if, else, while, func, return, true, false</w:t>
      </w:r>
    </w:p>
    <w:p w14:paraId="169DCDC8" w14:textId="77777777" w:rsidR="00F57CCA" w:rsidRPr="00F57CCA" w:rsidRDefault="00F57CCA" w:rsidP="00F57CCA">
      <w:p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Operators:</w:t>
      </w:r>
    </w:p>
    <w:p w14:paraId="3EEC2236" w14:textId="77777777" w:rsidR="00F57CCA" w:rsidRPr="00F57CCA" w:rsidRDefault="00F57CCA" w:rsidP="00F57CC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Arithmetic: + - * /</w:t>
      </w:r>
    </w:p>
    <w:p w14:paraId="03E94012" w14:textId="77777777" w:rsidR="00F57CCA" w:rsidRPr="00F57CCA" w:rsidRDefault="00F57CCA" w:rsidP="00F57CC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Comparison: == != &lt; &gt; &lt;= &gt;=</w:t>
      </w:r>
    </w:p>
    <w:p w14:paraId="264BACD6" w14:textId="77777777" w:rsidR="00F57CCA" w:rsidRPr="00F57CCA" w:rsidRDefault="00F57CCA" w:rsidP="00F57CC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Assignment: = += -= *= /=</w:t>
      </w:r>
    </w:p>
    <w:p w14:paraId="40324D5B" w14:textId="77777777" w:rsidR="00F57CCA" w:rsidRPr="00F57CCA" w:rsidRDefault="00F57CCA" w:rsidP="00F57CCA">
      <w:p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Delimiters: ( ) { } , ;</w:t>
      </w:r>
    </w:p>
    <w:p w14:paraId="64CE7E10" w14:textId="77777777" w:rsidR="00F57CCA" w:rsidRPr="00F57CCA" w:rsidRDefault="00F57CCA" w:rsidP="00F57CCA">
      <w:pPr>
        <w:spacing w:before="100" w:beforeAutospacing="1" w:after="100" w:afterAutospacing="1" w:line="240" w:lineRule="auto"/>
        <w:outlineLvl w:val="1"/>
        <w:rPr>
          <w:rFonts w:ascii="Times New Roman" w:eastAsia="Times New Roman" w:hAnsi="Times New Roman" w:cs="Times New Roman"/>
          <w:color w:val="000000"/>
          <w:kern w:val="0"/>
          <w:sz w:val="36"/>
          <w:szCs w:val="36"/>
          <w14:ligatures w14:val="none"/>
        </w:rPr>
      </w:pPr>
      <w:r w:rsidRPr="00F57CCA">
        <w:rPr>
          <w:rFonts w:ascii="Times New Roman" w:eastAsia="Times New Roman" w:hAnsi="Times New Roman" w:cs="Times New Roman"/>
          <w:color w:val="000000"/>
          <w:kern w:val="0"/>
          <w:sz w:val="36"/>
          <w:szCs w:val="36"/>
          <w14:ligatures w14:val="none"/>
        </w:rPr>
        <w:t>4. Variable Declaration / Assignment Syntax</w:t>
      </w:r>
    </w:p>
    <w:p w14:paraId="60C71C21"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let x = 10;      // declare</w:t>
      </w:r>
    </w:p>
    <w:p w14:paraId="518F028B"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x = x + 1;        // re-assign</w:t>
      </w:r>
    </w:p>
    <w:p w14:paraId="76615F31" w14:textId="18352AD9"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x += 5;            // compound assignment </w:t>
      </w:r>
    </w:p>
    <w:p w14:paraId="108DCCB2" w14:textId="77777777" w:rsidR="00F57CCA" w:rsidRPr="00F57CCA" w:rsidRDefault="00F57CCA" w:rsidP="00F57CCA">
      <w:pPr>
        <w:spacing w:before="100" w:beforeAutospacing="1" w:after="100" w:afterAutospacing="1" w:line="240" w:lineRule="auto"/>
        <w:outlineLvl w:val="1"/>
        <w:rPr>
          <w:rFonts w:ascii="Times New Roman" w:eastAsia="Times New Roman" w:hAnsi="Times New Roman" w:cs="Times New Roman"/>
          <w:color w:val="000000"/>
          <w:kern w:val="0"/>
          <w:sz w:val="36"/>
          <w:szCs w:val="36"/>
          <w14:ligatures w14:val="none"/>
        </w:rPr>
      </w:pPr>
      <w:r w:rsidRPr="00F57CCA">
        <w:rPr>
          <w:rFonts w:ascii="Times New Roman" w:eastAsia="Times New Roman" w:hAnsi="Times New Roman" w:cs="Times New Roman"/>
          <w:color w:val="000000"/>
          <w:kern w:val="0"/>
          <w:sz w:val="36"/>
          <w:szCs w:val="36"/>
          <w14:ligatures w14:val="none"/>
        </w:rPr>
        <w:t>5. Control-Structure Syntax</w:t>
      </w:r>
    </w:p>
    <w:p w14:paraId="2AF27FBD"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if (x &lt; y) {</w:t>
      </w:r>
    </w:p>
    <w:p w14:paraId="341B3C8B"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print(x);</w:t>
      </w:r>
    </w:p>
    <w:p w14:paraId="13EE73E5"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else {</w:t>
      </w:r>
    </w:p>
    <w:p w14:paraId="3DE0D209"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print(y);</w:t>
      </w:r>
    </w:p>
    <w:p w14:paraId="74E685CC"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w:t>
      </w:r>
    </w:p>
    <w:p w14:paraId="4AA7DDD7"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p>
    <w:p w14:paraId="24F66F2D"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while (i &lt; 10) {</w:t>
      </w:r>
    </w:p>
    <w:p w14:paraId="1D13E4AC"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i += 1;</w:t>
      </w:r>
    </w:p>
    <w:p w14:paraId="1F384D5D"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w:t>
      </w:r>
    </w:p>
    <w:p w14:paraId="4DFCA913" w14:textId="77777777" w:rsidR="00F57CCA" w:rsidRPr="00F57CCA" w:rsidRDefault="00F57CCA" w:rsidP="00F57CCA">
      <w:pPr>
        <w:spacing w:before="100" w:beforeAutospacing="1" w:after="100" w:afterAutospacing="1" w:line="240" w:lineRule="auto"/>
        <w:outlineLvl w:val="1"/>
        <w:rPr>
          <w:rFonts w:ascii="Times New Roman" w:eastAsia="Times New Roman" w:hAnsi="Times New Roman" w:cs="Times New Roman"/>
          <w:color w:val="000000"/>
          <w:kern w:val="0"/>
          <w:sz w:val="36"/>
          <w:szCs w:val="36"/>
          <w14:ligatures w14:val="none"/>
        </w:rPr>
      </w:pPr>
      <w:r w:rsidRPr="00F57CCA">
        <w:rPr>
          <w:rFonts w:ascii="Times New Roman" w:eastAsia="Times New Roman" w:hAnsi="Times New Roman" w:cs="Times New Roman"/>
          <w:color w:val="000000"/>
          <w:kern w:val="0"/>
          <w:sz w:val="36"/>
          <w:szCs w:val="36"/>
          <w14:ligatures w14:val="none"/>
        </w:rPr>
        <w:t>6. Function Syntax</w:t>
      </w:r>
    </w:p>
    <w:p w14:paraId="70EF11E5"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func add(a, b) {</w:t>
      </w:r>
    </w:p>
    <w:p w14:paraId="1E8E6FC9"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return a + b;</w:t>
      </w:r>
    </w:p>
    <w:p w14:paraId="59633395"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w:t>
      </w:r>
    </w:p>
    <w:p w14:paraId="4DBEB27F"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p>
    <w:p w14:paraId="27D28409"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let sum = add(3, 4);</w:t>
      </w:r>
    </w:p>
    <w:p w14:paraId="14911A9A" w14:textId="0D9850A0" w:rsidR="004101FE" w:rsidRPr="004101FE" w:rsidRDefault="00F57CCA" w:rsidP="004101FE">
      <w:p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Parameters and any let-declared variables inside a function body are local to that function and are not visible outside it (see Sample D).</w:t>
      </w:r>
    </w:p>
    <w:p w14:paraId="33DA2DC1" w14:textId="77777777" w:rsidR="00F57CCA" w:rsidRPr="00F57CCA" w:rsidRDefault="00F57CCA" w:rsidP="00F57CCA">
      <w:pPr>
        <w:spacing w:before="100" w:beforeAutospacing="1" w:after="100" w:afterAutospacing="1" w:line="240" w:lineRule="auto"/>
        <w:outlineLvl w:val="1"/>
        <w:rPr>
          <w:rFonts w:ascii="Times New Roman" w:eastAsia="Times New Roman" w:hAnsi="Times New Roman" w:cs="Times New Roman"/>
          <w:color w:val="000000"/>
          <w:kern w:val="0"/>
          <w:sz w:val="36"/>
          <w:szCs w:val="36"/>
          <w14:ligatures w14:val="none"/>
        </w:rPr>
      </w:pPr>
      <w:r w:rsidRPr="00F57CCA">
        <w:rPr>
          <w:rFonts w:ascii="Times New Roman" w:eastAsia="Times New Roman" w:hAnsi="Times New Roman" w:cs="Times New Roman"/>
          <w:color w:val="000000"/>
          <w:kern w:val="0"/>
          <w:sz w:val="36"/>
          <w:szCs w:val="36"/>
          <w14:ligatures w14:val="none"/>
        </w:rPr>
        <w:t>7. Sample Programs</w:t>
      </w:r>
    </w:p>
    <w:p w14:paraId="541A11FD" w14:textId="3CB586FA" w:rsidR="00F57CCA" w:rsidRPr="00F57CCA" w:rsidRDefault="00F57CCA" w:rsidP="00F57CCA">
      <w:p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Arithmetic, Precedence, Comparison, If/Else</w:t>
      </w:r>
    </w:p>
    <w:p w14:paraId="0730FEB1"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lastRenderedPageBreak/>
        <w:t>let x = 10;</w:t>
      </w:r>
    </w:p>
    <w:p w14:paraId="7DA76F5D"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let y = 20;</w:t>
      </w:r>
    </w:p>
    <w:p w14:paraId="1B68434A"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if (x &lt; y) {</w:t>
      </w:r>
    </w:p>
    <w:p w14:paraId="09EA3525"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print((x + y) * 2);</w:t>
      </w:r>
    </w:p>
    <w:p w14:paraId="790575F3"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else {</w:t>
      </w:r>
    </w:p>
    <w:p w14:paraId="618ADD3E"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print(x - y);</w:t>
      </w:r>
    </w:p>
    <w:p w14:paraId="27567801" w14:textId="77777777" w:rsidR="00F57CCA" w:rsidRPr="00F57CCA" w:rsidRDefault="00F57CCA" w:rsidP="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w:t>
      </w:r>
    </w:p>
    <w:p w14:paraId="3B468818" w14:textId="65E66557" w:rsidR="00F57CCA" w:rsidRPr="00F57CCA" w:rsidRDefault="00F57CCA" w:rsidP="00F57CCA">
      <w:p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While Loop with Compound Assignment</w:t>
      </w:r>
    </w:p>
    <w:p w14:paraId="1BDFD05F"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let i = 0;</w:t>
      </w:r>
    </w:p>
    <w:p w14:paraId="74498335"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let sum = 0;</w:t>
      </w:r>
    </w:p>
    <w:p w14:paraId="433B7905"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while (i &lt; 10) {</w:t>
      </w:r>
    </w:p>
    <w:p w14:paraId="5B9E9CE4"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sum += i;</w:t>
      </w:r>
    </w:p>
    <w:p w14:paraId="6EF5BC21"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i += 1;</w:t>
      </w:r>
    </w:p>
    <w:p w14:paraId="643F2E01"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w:t>
      </w:r>
    </w:p>
    <w:p w14:paraId="66D4CB7B"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print(sum);</w:t>
      </w:r>
    </w:p>
    <w:p w14:paraId="0C8F15D6" w14:textId="17E72357" w:rsidR="00F57CCA" w:rsidRPr="00F57CCA" w:rsidRDefault="00F57CCA" w:rsidP="00F57CCA">
      <w:p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Function with Parameters &amp; Return Value</w:t>
      </w:r>
    </w:p>
    <w:p w14:paraId="684578A6"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func square(n) {</w:t>
      </w:r>
    </w:p>
    <w:p w14:paraId="4C326433"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return n * n;</w:t>
      </w:r>
    </w:p>
    <w:p w14:paraId="443AE7F2"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w:t>
      </w:r>
    </w:p>
    <w:p w14:paraId="22E10C94"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print(square(7));</w:t>
      </w:r>
    </w:p>
    <w:p w14:paraId="2EAC3F31" w14:textId="01FB13D9" w:rsidR="00F57CCA" w:rsidRPr="00F57CCA" w:rsidRDefault="00F57CCA" w:rsidP="00F57CCA">
      <w:pPr>
        <w:spacing w:before="100" w:beforeAutospacing="1" w:after="100" w:afterAutospacing="1" w:line="240" w:lineRule="auto"/>
        <w:rPr>
          <w:rFonts w:ascii="Times New Roman" w:eastAsia="Times New Roman" w:hAnsi="Times New Roman" w:cs="Times New Roman"/>
          <w:color w:val="000000"/>
          <w:kern w:val="0"/>
          <w14:ligatures w14:val="none"/>
        </w:rPr>
      </w:pPr>
      <w:r w:rsidRPr="00F57CCA">
        <w:rPr>
          <w:rFonts w:ascii="Times New Roman" w:eastAsia="Times New Roman" w:hAnsi="Times New Roman" w:cs="Times New Roman"/>
          <w:color w:val="000000"/>
          <w:kern w:val="0"/>
          <w14:ligatures w14:val="none"/>
        </w:rPr>
        <w:t>Variable Scope</w:t>
      </w:r>
    </w:p>
    <w:p w14:paraId="210101D6"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let x = 100;</w:t>
      </w:r>
    </w:p>
    <w:p w14:paraId="3EB029B6"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p>
    <w:p w14:paraId="073D0316"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func shadow() {</w:t>
      </w:r>
    </w:p>
    <w:p w14:paraId="4AAC1FE9"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let x = 1;</w:t>
      </w:r>
    </w:p>
    <w:p w14:paraId="4850FAF8" w14:textId="77777777"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    return x + 1;</w:t>
      </w:r>
    </w:p>
    <w:p w14:paraId="018EE57F" w14:textId="30824A64"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w:t>
      </w:r>
    </w:p>
    <w:p w14:paraId="6206EF29" w14:textId="6ABE4B5D" w:rsidR="00F57CCA" w:rsidRPr="00F57CCA"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print(shadow());  </w:t>
      </w:r>
    </w:p>
    <w:p w14:paraId="65474582" w14:textId="204B01F2" w:rsidR="00D854D7" w:rsidRDefault="00F57CCA" w:rsidP="00F142F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r w:rsidRPr="00F57CCA">
        <w:rPr>
          <w:rFonts w:ascii="Times New Roman" w:eastAsia="Times New Roman" w:hAnsi="Times New Roman" w:cs="Times New Roman"/>
          <w:color w:val="14181F"/>
          <w:kern w:val="0"/>
          <w14:ligatures w14:val="none"/>
        </w:rPr>
        <w:t xml:space="preserve">print(x); </w:t>
      </w:r>
    </w:p>
    <w:p w14:paraId="3C669886" w14:textId="77777777" w:rsidR="00F142F9" w:rsidRPr="00F142F9" w:rsidRDefault="00F142F9" w:rsidP="00F14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14:ligatures w14:val="none"/>
        </w:rPr>
      </w:pPr>
    </w:p>
    <w:p w14:paraId="77459700" w14:textId="22640EDD" w:rsidR="01D4B4D2" w:rsidRDefault="01D4B4D2" w:rsidP="01D4B4D2">
      <w:pPr>
        <w:rPr>
          <w:rFonts w:ascii="Times New Roman" w:hAnsi="Times New Roman" w:cs="Times New Roman"/>
          <w:sz w:val="36"/>
          <w:szCs w:val="36"/>
        </w:rPr>
      </w:pPr>
    </w:p>
    <w:p w14:paraId="3EC24A7A" w14:textId="50FAEB8F" w:rsidR="00F57CCA" w:rsidRPr="00F57CCA" w:rsidRDefault="00F57CCA">
      <w:pPr>
        <w:rPr>
          <w:rFonts w:ascii="Times New Roman" w:hAnsi="Times New Roman" w:cs="Times New Roman"/>
          <w:sz w:val="36"/>
          <w:szCs w:val="36"/>
        </w:rPr>
      </w:pPr>
      <w:r w:rsidRPr="00F57CCA">
        <w:rPr>
          <w:rFonts w:ascii="Times New Roman" w:hAnsi="Times New Roman" w:cs="Times New Roman"/>
          <w:sz w:val="36"/>
          <w:szCs w:val="36"/>
        </w:rPr>
        <w:t>8. BNF/EBNF Grammar</w:t>
      </w:r>
    </w:p>
    <w:p w14:paraId="16AB9A7F" w14:textId="0CB83A7B"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&lt;program&gt;             ::= { &lt;statement&gt; } ;</w:t>
      </w:r>
    </w:p>
    <w:p w14:paraId="5052CA02" w14:textId="7777777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&lt;statement&gt;           ::= &lt;assignment&gt;</w:t>
      </w:r>
    </w:p>
    <w:p w14:paraId="131CA0B2" w14:textId="7777777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 xml:space="preserve">                         | &lt;print-statement&gt;</w:t>
      </w:r>
    </w:p>
    <w:p w14:paraId="4C4D8AB4" w14:textId="7777777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lastRenderedPageBreak/>
        <w:t xml:space="preserve">                         | &lt;if-statement&gt;</w:t>
      </w:r>
    </w:p>
    <w:p w14:paraId="55CF0484" w14:textId="7777777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 xml:space="preserve">                         | &lt;while-statement&gt;</w:t>
      </w:r>
    </w:p>
    <w:p w14:paraId="01ED0FBA" w14:textId="7777777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 xml:space="preserve">                         | &lt;function-definition&gt;</w:t>
      </w:r>
    </w:p>
    <w:p w14:paraId="7E8108E4" w14:textId="7777777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 xml:space="preserve">                         | &lt;return-statement&gt;</w:t>
      </w:r>
    </w:p>
    <w:p w14:paraId="0800F713" w14:textId="12A841A6"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 xml:space="preserve">                         | &lt;block&gt; ;</w:t>
      </w:r>
    </w:p>
    <w:p w14:paraId="04A39D10" w14:textId="5BEB4349"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&lt;block&gt;               ::= "{" { &lt;statement&gt; } "}" ;</w:t>
      </w:r>
    </w:p>
    <w:p w14:paraId="40E85433" w14:textId="6B813A62"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&lt;assignment&gt;          ::= [ "let" ] &lt;identifier&gt; &lt;assign-op&gt; &lt;expression&gt; ";" ;</w:t>
      </w:r>
    </w:p>
    <w:p w14:paraId="250D7D8E" w14:textId="57A9ACE6"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&lt;assign-op&gt;           ::= "=" | "+=" | "-=" | "*=" | "/=" ;</w:t>
      </w:r>
    </w:p>
    <w:p w14:paraId="54160E20" w14:textId="235AD19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&lt;print-statement&gt;     ::= "print" "(" &lt;expression&gt; ")" ";" ;</w:t>
      </w:r>
    </w:p>
    <w:p w14:paraId="5224CDF1" w14:textId="6E27661E"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&lt;condition&gt;           ::= &lt;expression&gt; &lt;relop&gt; &lt;expression&gt; ;</w:t>
      </w:r>
    </w:p>
    <w:p w14:paraId="5CA28B73" w14:textId="78858C0C"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&lt;relop&gt;               ::= "==" | "!=" | "&lt;" | "&gt;" | "&lt;=" | "&gt;=" ;</w:t>
      </w:r>
    </w:p>
    <w:p w14:paraId="5E59F877" w14:textId="365AB201"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&lt;if-statement&gt;        ::= "if" "(" &lt;condition&gt; ")" &lt;block&gt; [ "else" &lt;block&gt; ] ;</w:t>
      </w:r>
    </w:p>
    <w:p w14:paraId="0CF34351" w14:textId="506B9DC3"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&lt;while-statement&gt;     ::= "while" "(" &lt;condition&gt; ")" &lt;block&gt; ;</w:t>
      </w:r>
    </w:p>
    <w:p w14:paraId="640B019B" w14:textId="4B903408"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&lt;function-definition&gt; ::= "func" &lt;identifier&gt; "(" [ &lt;param-list&gt; ] ")" &lt;block&gt; ;</w:t>
      </w:r>
    </w:p>
    <w:p w14:paraId="3E9A8410" w14:textId="7628E9D9"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&lt;param-list&gt;          ::= &lt;identifier&gt; { "," &lt;identifier&gt; } ;</w:t>
      </w:r>
    </w:p>
    <w:p w14:paraId="67F234CE" w14:textId="1AA02CF6"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&lt;return-statement&gt;    ::= "return" [ &lt;expression&gt; ] ";" ;</w:t>
      </w:r>
    </w:p>
    <w:p w14:paraId="359EB434" w14:textId="0DE987E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&lt;expression&gt;          ::= &lt;term&gt; { ("+" | "-") &lt;term&gt; } ;</w:t>
      </w:r>
    </w:p>
    <w:p w14:paraId="11C20825" w14:textId="530F54AD"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&lt;term&gt;                ::= &lt;factor&gt; { ("*" | "/") &lt;factor&gt; } ;</w:t>
      </w:r>
    </w:p>
    <w:p w14:paraId="5BBF29EA" w14:textId="7777777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&lt;factor&gt;              ::= &lt;number&gt;</w:t>
      </w:r>
    </w:p>
    <w:p w14:paraId="4FB7D1DF" w14:textId="7777777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 xml:space="preserve">                         | &lt;identifier&gt;</w:t>
      </w:r>
    </w:p>
    <w:p w14:paraId="59FB2603" w14:textId="77777777"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 xml:space="preserve">                         | &lt;identifier&gt; "(" [ &lt;arg-list&gt; ] ")"</w:t>
      </w:r>
    </w:p>
    <w:p w14:paraId="540D4850" w14:textId="0E304DB0"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 xml:space="preserve">                         | "(" &lt;expression&gt; ")" ;</w:t>
      </w:r>
    </w:p>
    <w:p w14:paraId="2871CB60" w14:textId="6E210E6F"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&lt;arg-list&gt;            ::= &lt;expression&gt; { "," &lt;expression&gt; } ;</w:t>
      </w:r>
    </w:p>
    <w:p w14:paraId="354F6E22" w14:textId="0533ACB1"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&lt;identifier&gt;          ::= &lt;letter&gt; { &lt;letter&gt; | &lt;digit&gt; | "_" } ;</w:t>
      </w:r>
    </w:p>
    <w:p w14:paraId="28893A78" w14:textId="2A74B93A"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lastRenderedPageBreak/>
        <w:t>&lt;number&gt;              ::= &lt;digit&gt; { &lt;digit&gt; } ;</w:t>
      </w:r>
    </w:p>
    <w:p w14:paraId="72BBBC47" w14:textId="5AF29F04" w:rsidR="00F57CCA" w:rsidRP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&lt;letter&gt;              ::= "a" | "b" | "c" | ... | "z" | "A" | "B" | ... | "Z" ;</w:t>
      </w:r>
    </w:p>
    <w:p w14:paraId="6D996A1A" w14:textId="28CB3818" w:rsidR="00F57CCA" w:rsidRDefault="00F57CCA" w:rsidP="00F142F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F57CCA">
        <w:rPr>
          <w:rFonts w:ascii="Times New Roman" w:hAnsi="Times New Roman" w:cs="Times New Roman"/>
        </w:rPr>
        <w:t>&lt;digit&gt;               ::= "0" | "1" | "2" | "3" | "4" | "5" | "6" | "7" | "8" | "9" ;</w:t>
      </w:r>
    </w:p>
    <w:p w14:paraId="406B668F" w14:textId="49E48010" w:rsidR="00F57CCA" w:rsidRPr="00F57CCA" w:rsidRDefault="00F57CCA" w:rsidP="00F57CCA">
      <w:pPr>
        <w:rPr>
          <w:rFonts w:ascii="Times New Roman" w:hAnsi="Times New Roman" w:cs="Times New Roman"/>
        </w:rPr>
      </w:pPr>
      <w:r w:rsidRPr="00F57CCA">
        <w:rPr>
          <w:rStyle w:val="Strong"/>
          <w:rFonts w:ascii="Times New Roman" w:hAnsi="Times New Roman" w:cs="Times New Roman"/>
          <w:b w:val="0"/>
          <w:bCs w:val="0"/>
          <w:color w:val="000000"/>
        </w:rPr>
        <w:t xml:space="preserve">Precedence </w:t>
      </w:r>
      <w:r w:rsidR="00F142F9" w:rsidRPr="00F57CCA">
        <w:rPr>
          <w:rStyle w:val="Strong"/>
          <w:rFonts w:ascii="Times New Roman" w:hAnsi="Times New Roman" w:cs="Times New Roman"/>
          <w:b w:val="0"/>
          <w:bCs w:val="0"/>
          <w:color w:val="000000"/>
        </w:rPr>
        <w:t>note</w:t>
      </w:r>
      <w:r w:rsidRPr="00F57CCA">
        <w:rPr>
          <w:rStyle w:val="apple-converted-space"/>
          <w:rFonts w:ascii="Times New Roman" w:hAnsi="Times New Roman" w:cs="Times New Roman"/>
          <w:color w:val="000000"/>
        </w:rPr>
        <w:t> </w:t>
      </w:r>
      <w:r w:rsidRPr="00F57CCA">
        <w:rPr>
          <w:rStyle w:val="HTMLCode"/>
          <w:rFonts w:ascii="Times New Roman" w:eastAsiaTheme="majorEastAsia" w:hAnsi="Times New Roman" w:cs="Times New Roman"/>
          <w:color w:val="000000"/>
          <w:sz w:val="24"/>
          <w:szCs w:val="24"/>
        </w:rPr>
        <w:t>*</w:t>
      </w:r>
      <w:r w:rsidRPr="00F57CCA">
        <w:rPr>
          <w:rStyle w:val="apple-converted-space"/>
          <w:rFonts w:ascii="Times New Roman" w:hAnsi="Times New Roman" w:cs="Times New Roman"/>
          <w:color w:val="000000"/>
        </w:rPr>
        <w:t> </w:t>
      </w:r>
      <w:r w:rsidRPr="00F57CCA">
        <w:rPr>
          <w:rFonts w:ascii="Times New Roman" w:hAnsi="Times New Roman" w:cs="Times New Roman"/>
          <w:color w:val="000000"/>
        </w:rPr>
        <w:t>and</w:t>
      </w:r>
      <w:r w:rsidRPr="00F57CCA">
        <w:rPr>
          <w:rStyle w:val="apple-converted-space"/>
          <w:rFonts w:ascii="Times New Roman" w:hAnsi="Times New Roman" w:cs="Times New Roman"/>
          <w:color w:val="000000"/>
        </w:rPr>
        <w:t> </w:t>
      </w:r>
      <w:r w:rsidRPr="00F57CCA">
        <w:rPr>
          <w:rStyle w:val="HTMLCode"/>
          <w:rFonts w:ascii="Times New Roman" w:eastAsiaTheme="majorEastAsia" w:hAnsi="Times New Roman" w:cs="Times New Roman"/>
          <w:color w:val="000000"/>
          <w:sz w:val="24"/>
          <w:szCs w:val="24"/>
        </w:rPr>
        <w:t>/</w:t>
      </w:r>
      <w:r w:rsidRPr="00F57CCA">
        <w:rPr>
          <w:rStyle w:val="apple-converted-space"/>
          <w:rFonts w:ascii="Times New Roman" w:hAnsi="Times New Roman" w:cs="Times New Roman"/>
          <w:color w:val="000000"/>
        </w:rPr>
        <w:t> </w:t>
      </w:r>
      <w:r w:rsidRPr="00F57CCA">
        <w:rPr>
          <w:rFonts w:ascii="Times New Roman" w:hAnsi="Times New Roman" w:cs="Times New Roman"/>
          <w:color w:val="000000"/>
        </w:rPr>
        <w:t>happen before</w:t>
      </w:r>
      <w:r w:rsidRPr="00F57CCA">
        <w:rPr>
          <w:rStyle w:val="apple-converted-space"/>
          <w:rFonts w:ascii="Times New Roman" w:hAnsi="Times New Roman" w:cs="Times New Roman"/>
          <w:color w:val="000000"/>
        </w:rPr>
        <w:t> </w:t>
      </w:r>
      <w:r w:rsidRPr="00F57CCA">
        <w:rPr>
          <w:rStyle w:val="HTMLCode"/>
          <w:rFonts w:ascii="Times New Roman" w:eastAsiaTheme="majorEastAsia" w:hAnsi="Times New Roman" w:cs="Times New Roman"/>
          <w:color w:val="000000"/>
          <w:sz w:val="24"/>
          <w:szCs w:val="24"/>
        </w:rPr>
        <w:t>+</w:t>
      </w:r>
      <w:r w:rsidRPr="00F57CCA">
        <w:rPr>
          <w:rStyle w:val="apple-converted-space"/>
          <w:rFonts w:ascii="Times New Roman" w:hAnsi="Times New Roman" w:cs="Times New Roman"/>
          <w:color w:val="000000"/>
        </w:rPr>
        <w:t> </w:t>
      </w:r>
      <w:r w:rsidRPr="00F57CCA">
        <w:rPr>
          <w:rFonts w:ascii="Times New Roman" w:hAnsi="Times New Roman" w:cs="Times New Roman"/>
          <w:color w:val="000000"/>
        </w:rPr>
        <w:t>and</w:t>
      </w:r>
      <w:r w:rsidRPr="00F57CCA">
        <w:rPr>
          <w:rStyle w:val="apple-converted-space"/>
          <w:rFonts w:ascii="Times New Roman" w:hAnsi="Times New Roman" w:cs="Times New Roman"/>
          <w:color w:val="000000"/>
        </w:rPr>
        <w:t> </w:t>
      </w:r>
      <w:r w:rsidRPr="00F57CCA">
        <w:rPr>
          <w:rStyle w:val="HTMLCode"/>
          <w:rFonts w:ascii="Times New Roman" w:eastAsiaTheme="majorEastAsia" w:hAnsi="Times New Roman" w:cs="Times New Roman"/>
          <w:color w:val="000000"/>
          <w:sz w:val="24"/>
          <w:szCs w:val="24"/>
        </w:rPr>
        <w:t>-</w:t>
      </w:r>
      <w:r w:rsidRPr="00F57CCA">
        <w:rPr>
          <w:rFonts w:ascii="Times New Roman" w:hAnsi="Times New Roman" w:cs="Times New Roman"/>
          <w:color w:val="000000"/>
        </w:rPr>
        <w:t>, because</w:t>
      </w:r>
      <w:r w:rsidRPr="00F57CCA">
        <w:rPr>
          <w:rStyle w:val="apple-converted-space"/>
          <w:rFonts w:ascii="Times New Roman" w:hAnsi="Times New Roman" w:cs="Times New Roman"/>
          <w:color w:val="000000"/>
        </w:rPr>
        <w:t> </w:t>
      </w:r>
      <w:r w:rsidRPr="00F57CCA">
        <w:rPr>
          <w:rStyle w:val="HTMLCode"/>
          <w:rFonts w:ascii="Times New Roman" w:eastAsiaTheme="majorEastAsia" w:hAnsi="Times New Roman" w:cs="Times New Roman"/>
          <w:color w:val="000000"/>
          <w:sz w:val="24"/>
          <w:szCs w:val="24"/>
        </w:rPr>
        <w:t>&lt;term&gt;</w:t>
      </w:r>
      <w:r w:rsidRPr="00F57CCA">
        <w:rPr>
          <w:rStyle w:val="apple-converted-space"/>
          <w:rFonts w:ascii="Times New Roman" w:hAnsi="Times New Roman" w:cs="Times New Roman"/>
          <w:color w:val="000000"/>
        </w:rPr>
        <w:t> </w:t>
      </w:r>
      <w:r w:rsidRPr="00F57CCA">
        <w:rPr>
          <w:rFonts w:ascii="Times New Roman" w:hAnsi="Times New Roman" w:cs="Times New Roman"/>
          <w:color w:val="000000"/>
        </w:rPr>
        <w:t>sits below</w:t>
      </w:r>
      <w:r w:rsidRPr="00F57CCA">
        <w:rPr>
          <w:rStyle w:val="apple-converted-space"/>
          <w:rFonts w:ascii="Times New Roman" w:hAnsi="Times New Roman" w:cs="Times New Roman"/>
          <w:color w:val="000000"/>
        </w:rPr>
        <w:t> </w:t>
      </w:r>
      <w:r w:rsidRPr="00F57CCA">
        <w:rPr>
          <w:rStyle w:val="HTMLCode"/>
          <w:rFonts w:ascii="Times New Roman" w:eastAsiaTheme="majorEastAsia" w:hAnsi="Times New Roman" w:cs="Times New Roman"/>
          <w:color w:val="000000"/>
          <w:sz w:val="24"/>
          <w:szCs w:val="24"/>
        </w:rPr>
        <w:t>&lt;expression&gt;</w:t>
      </w:r>
      <w:r w:rsidRPr="00F57CCA">
        <w:rPr>
          <w:rStyle w:val="apple-converted-space"/>
          <w:rFonts w:ascii="Times New Roman" w:hAnsi="Times New Roman" w:cs="Times New Roman"/>
          <w:color w:val="000000"/>
        </w:rPr>
        <w:t> </w:t>
      </w:r>
      <w:r w:rsidRPr="00F57CCA">
        <w:rPr>
          <w:rFonts w:ascii="Times New Roman" w:hAnsi="Times New Roman" w:cs="Times New Roman"/>
          <w:color w:val="000000"/>
        </w:rPr>
        <w:t>in the grammar. Parentheses always win, since</w:t>
      </w:r>
      <w:r w:rsidRPr="00F57CCA">
        <w:rPr>
          <w:rStyle w:val="apple-converted-space"/>
          <w:rFonts w:ascii="Times New Roman" w:hAnsi="Times New Roman" w:cs="Times New Roman"/>
          <w:color w:val="000000"/>
        </w:rPr>
        <w:t> </w:t>
      </w:r>
      <w:r w:rsidRPr="00F57CCA">
        <w:rPr>
          <w:rStyle w:val="HTMLCode"/>
          <w:rFonts w:ascii="Times New Roman" w:eastAsiaTheme="majorEastAsia" w:hAnsi="Times New Roman" w:cs="Times New Roman"/>
          <w:color w:val="000000"/>
          <w:sz w:val="24"/>
          <w:szCs w:val="24"/>
        </w:rPr>
        <w:t>&lt;factor&gt;</w:t>
      </w:r>
      <w:r w:rsidRPr="00F57CCA">
        <w:rPr>
          <w:rStyle w:val="apple-converted-space"/>
          <w:rFonts w:ascii="Times New Roman" w:hAnsi="Times New Roman" w:cs="Times New Roman"/>
          <w:color w:val="000000"/>
        </w:rPr>
        <w:t> </w:t>
      </w:r>
      <w:r w:rsidRPr="00F57CCA">
        <w:rPr>
          <w:rFonts w:ascii="Times New Roman" w:hAnsi="Times New Roman" w:cs="Times New Roman"/>
          <w:color w:val="000000"/>
        </w:rPr>
        <w:t>lets you write</w:t>
      </w:r>
      <w:r w:rsidRPr="00F57CCA">
        <w:rPr>
          <w:rStyle w:val="apple-converted-space"/>
          <w:rFonts w:ascii="Times New Roman" w:hAnsi="Times New Roman" w:cs="Times New Roman"/>
          <w:color w:val="000000"/>
        </w:rPr>
        <w:t> </w:t>
      </w:r>
      <w:r w:rsidRPr="00F57CCA">
        <w:rPr>
          <w:rStyle w:val="HTMLCode"/>
          <w:rFonts w:ascii="Times New Roman" w:eastAsiaTheme="majorEastAsia" w:hAnsi="Times New Roman" w:cs="Times New Roman"/>
          <w:color w:val="000000"/>
          <w:sz w:val="24"/>
          <w:szCs w:val="24"/>
        </w:rPr>
        <w:t>"(" &lt;expression&gt; ")"</w:t>
      </w:r>
      <w:r w:rsidRPr="00F57CCA">
        <w:rPr>
          <w:rStyle w:val="apple-converted-space"/>
          <w:rFonts w:ascii="Times New Roman" w:hAnsi="Times New Roman" w:cs="Times New Roman"/>
          <w:color w:val="000000"/>
        </w:rPr>
        <w:t> </w:t>
      </w:r>
      <w:r w:rsidRPr="00F57CCA">
        <w:rPr>
          <w:rFonts w:ascii="Times New Roman" w:hAnsi="Times New Roman" w:cs="Times New Roman"/>
          <w:color w:val="000000"/>
        </w:rPr>
        <w:t>to reset back to the top of the chain — that's how Sample A gets</w:t>
      </w:r>
      <w:r w:rsidRPr="00F57CCA">
        <w:rPr>
          <w:rStyle w:val="apple-converted-space"/>
          <w:rFonts w:ascii="Times New Roman" w:hAnsi="Times New Roman" w:cs="Times New Roman"/>
          <w:color w:val="000000"/>
        </w:rPr>
        <w:t> </w:t>
      </w:r>
      <w:r w:rsidRPr="00F57CCA">
        <w:rPr>
          <w:rStyle w:val="HTMLCode"/>
          <w:rFonts w:ascii="Times New Roman" w:eastAsiaTheme="majorEastAsia" w:hAnsi="Times New Roman" w:cs="Times New Roman"/>
          <w:color w:val="000000"/>
          <w:sz w:val="24"/>
          <w:szCs w:val="24"/>
        </w:rPr>
        <w:t>(x + y) * 2</w:t>
      </w:r>
      <w:r w:rsidRPr="00F57CCA">
        <w:rPr>
          <w:rStyle w:val="apple-converted-space"/>
          <w:rFonts w:ascii="Times New Roman" w:hAnsi="Times New Roman" w:cs="Times New Roman"/>
          <w:color w:val="000000"/>
        </w:rPr>
        <w:t> </w:t>
      </w:r>
      <w:r w:rsidRPr="00F57CCA">
        <w:rPr>
          <w:rFonts w:ascii="Times New Roman" w:hAnsi="Times New Roman" w:cs="Times New Roman"/>
          <w:color w:val="000000"/>
        </w:rPr>
        <w:t>to work correctly</w:t>
      </w:r>
    </w:p>
    <w:p w14:paraId="5F577F28" w14:textId="77777777" w:rsidR="00F57CCA" w:rsidRPr="00F57CCA" w:rsidRDefault="00F57CCA" w:rsidP="00F57CCA">
      <w:pPr>
        <w:spacing w:before="100" w:beforeAutospacing="1" w:after="100" w:afterAutospacing="1" w:line="240" w:lineRule="auto"/>
        <w:outlineLvl w:val="1"/>
        <w:rPr>
          <w:rFonts w:ascii="Times New Roman" w:eastAsia="Times New Roman" w:hAnsi="Times New Roman" w:cs="Times New Roman"/>
          <w:color w:val="000000"/>
          <w:kern w:val="0"/>
          <w:sz w:val="36"/>
          <w:szCs w:val="36"/>
          <w14:ligatures w14:val="none"/>
        </w:rPr>
      </w:pPr>
      <w:r w:rsidRPr="00F57CCA">
        <w:rPr>
          <w:rFonts w:ascii="Times New Roman" w:eastAsia="Times New Roman" w:hAnsi="Times New Roman" w:cs="Times New Roman"/>
          <w:color w:val="000000"/>
          <w:kern w:val="0"/>
          <w:sz w:val="36"/>
          <w:szCs w:val="36"/>
          <w14:ligatures w14:val="none"/>
        </w:rPr>
        <w:t>9. Proposed Extension Feature: Compound Assignment</w:t>
      </w:r>
    </w:p>
    <w:p w14:paraId="3AB61080" w14:textId="04CC8BDB" w:rsidR="00F57CCA" w:rsidRPr="00F57CCA" w:rsidDel="00ED4332" w:rsidRDefault="00325109" w:rsidP="00F57CCA">
      <w:pPr>
        <w:spacing w:before="100" w:beforeAutospacing="1" w:after="100" w:afterAutospacing="1" w:line="240" w:lineRule="auto"/>
        <w:rPr>
          <w:del w:id="0" w:author="Shrestha, Nabin" w:date="2026-09-06T20:38:00Z" w16du:dateUtc="2026-09-07T01:38:00Z"/>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Banana</w:t>
      </w:r>
      <w:r w:rsidR="00F57CCA" w:rsidRPr="00F57CCA">
        <w:rPr>
          <w:rFonts w:ascii="Times New Roman" w:eastAsia="Times New Roman" w:hAnsi="Times New Roman" w:cs="Times New Roman"/>
          <w:color w:val="000000"/>
          <w:kern w:val="0"/>
          <w14:ligatures w14:val="none"/>
        </w:rPr>
        <w:t xml:space="preserve"> adds +=, -=, *=, /= as shorthand (e.g. i += 1; instead of i = i + 1;). It only changes one production (&lt;assign-op&gt; in &lt;assignment&gt;), requires no new data types, and gives real day-to-day convenience — a good return on a small implementation cost during the six-week buil</w:t>
      </w:r>
    </w:p>
    <w:p w14:paraId="39F0B98B" w14:textId="11CC44A8" w:rsidR="004F483F" w:rsidRDefault="004F483F" w:rsidP="00ED4332">
      <w:pPr>
        <w:spacing w:before="100" w:beforeAutospacing="1" w:after="100" w:afterAutospacing="1" w:line="240" w:lineRule="auto"/>
        <w:rPr>
          <w:ins w:id="1" w:author="Shrestha, Nabin" w:date="2026-09-06T20:38:00Z" w16du:dateUtc="2026-09-07T01:38:00Z"/>
          <w:rFonts w:ascii="Times New Roman" w:eastAsia="Times New Roman" w:hAnsi="Times New Roman" w:cs="Times New Roman"/>
          <w:color w:val="000000"/>
          <w:kern w:val="0"/>
          <w14:ligatures w14:val="none"/>
        </w:rPr>
      </w:pPr>
    </w:p>
    <w:p w14:paraId="528CA3EF" w14:textId="1137A2DD" w:rsidR="002E7BF6" w:rsidRDefault="00E2190E" w:rsidP="1E51C3EA">
      <w:pPr>
        <w:spacing w:before="100" w:beforeAutospacing="1" w:after="100" w:afterAutospacing="1" w:line="240" w:lineRule="auto"/>
        <w:rPr>
          <w:rFonts w:ascii="Times New Roman" w:hAnsi="Times New Roman" w:cs="Times New Roman"/>
          <w:sz w:val="36"/>
          <w:szCs w:val="36"/>
        </w:rPr>
      </w:pPr>
      <w:r>
        <w:rPr>
          <w:rFonts w:ascii="Times New Roman" w:hAnsi="Times New Roman" w:cs="Times New Roman"/>
          <w:sz w:val="36"/>
          <w:szCs w:val="36"/>
        </w:rPr>
        <w:t>10</w:t>
      </w:r>
      <w:r w:rsidR="00B63AB6">
        <w:rPr>
          <w:rFonts w:ascii="Times New Roman" w:hAnsi="Times New Roman" w:cs="Times New Roman"/>
          <w:sz w:val="36"/>
          <w:szCs w:val="36"/>
        </w:rPr>
        <w:t>.</w:t>
      </w:r>
      <w:r w:rsidR="00F075A5">
        <w:rPr>
          <w:rFonts w:ascii="Times New Roman" w:hAnsi="Times New Roman" w:cs="Times New Roman"/>
          <w:sz w:val="36"/>
          <w:szCs w:val="36"/>
        </w:rPr>
        <w:t xml:space="preserve"> Group </w:t>
      </w:r>
      <w:r w:rsidR="00761AE6">
        <w:rPr>
          <w:rFonts w:ascii="Times New Roman" w:hAnsi="Times New Roman" w:cs="Times New Roman"/>
          <w:sz w:val="36"/>
          <w:szCs w:val="36"/>
        </w:rPr>
        <w:t>Responsibility</w:t>
      </w:r>
      <w:r w:rsidR="007A0E27">
        <w:rPr>
          <w:rFonts w:ascii="Times New Roman" w:hAnsi="Times New Roman" w:cs="Times New Roman"/>
          <w:sz w:val="36"/>
          <w:szCs w:val="36"/>
        </w:rPr>
        <w:t xml:space="preserve"> </w:t>
      </w:r>
    </w:p>
    <w:tbl>
      <w:tblPr>
        <w:tblStyle w:val="TableGrid"/>
        <w:tblW w:w="0" w:type="auto"/>
        <w:tblLook w:val="04A0" w:firstRow="1" w:lastRow="0" w:firstColumn="1" w:lastColumn="0" w:noHBand="0" w:noVBand="1"/>
      </w:tblPr>
      <w:tblGrid>
        <w:gridCol w:w="4675"/>
        <w:gridCol w:w="4675"/>
      </w:tblGrid>
      <w:tr w:rsidR="008D5AFF" w:rsidRPr="00E316E2" w14:paraId="7ECE4F2D" w14:textId="77777777" w:rsidTr="002E7BF6">
        <w:tc>
          <w:tcPr>
            <w:tcW w:w="4675" w:type="dxa"/>
          </w:tcPr>
          <w:p w14:paraId="3A262E43" w14:textId="47B75231" w:rsidR="002E7BF6" w:rsidRPr="00E316E2" w:rsidRDefault="00E316E2" w:rsidP="1E51C3EA">
            <w:pPr>
              <w:spacing w:before="100" w:beforeAutospacing="1" w:after="100" w:afterAutospacing="1"/>
              <w:rPr>
                <w:rFonts w:ascii="Times New Roman" w:hAnsi="Times New Roman" w:cs="Times New Roman"/>
              </w:rPr>
            </w:pPr>
            <w:r w:rsidRPr="00E316E2">
              <w:rPr>
                <w:rFonts w:ascii="Times New Roman" w:hAnsi="Times New Roman" w:cs="Times New Roman"/>
              </w:rPr>
              <w:t>Name</w:t>
            </w:r>
          </w:p>
        </w:tc>
        <w:tc>
          <w:tcPr>
            <w:tcW w:w="4675" w:type="dxa"/>
          </w:tcPr>
          <w:p w14:paraId="65C983B3" w14:textId="0A8E790A" w:rsidR="002E7BF6" w:rsidRPr="00E316E2" w:rsidRDefault="00E316E2" w:rsidP="1E51C3EA">
            <w:pPr>
              <w:spacing w:before="100" w:beforeAutospacing="1" w:after="100" w:afterAutospacing="1"/>
              <w:rPr>
                <w:rFonts w:ascii="Times New Roman" w:hAnsi="Times New Roman" w:cs="Times New Roman"/>
              </w:rPr>
            </w:pPr>
            <w:r w:rsidRPr="00E316E2">
              <w:rPr>
                <w:rFonts w:ascii="Times New Roman" w:hAnsi="Times New Roman" w:cs="Times New Roman"/>
              </w:rPr>
              <w:t>Initial Responsibility</w:t>
            </w:r>
          </w:p>
        </w:tc>
      </w:tr>
      <w:tr w:rsidR="008D5AFF" w:rsidRPr="00E316E2" w14:paraId="3F3A2D6D" w14:textId="77777777" w:rsidTr="002E7BF6">
        <w:tc>
          <w:tcPr>
            <w:tcW w:w="4675" w:type="dxa"/>
          </w:tcPr>
          <w:p w14:paraId="4BC079CB" w14:textId="24924E2B" w:rsidR="002E7BF6" w:rsidRPr="00E316E2" w:rsidRDefault="00E316E2" w:rsidP="1E51C3EA">
            <w:pPr>
              <w:spacing w:before="100" w:beforeAutospacing="1" w:after="100" w:afterAutospacing="1"/>
              <w:rPr>
                <w:rFonts w:ascii="Times New Roman" w:hAnsi="Times New Roman" w:cs="Times New Roman"/>
              </w:rPr>
            </w:pPr>
            <w:r w:rsidRPr="00E316E2">
              <w:rPr>
                <w:rFonts w:ascii="Times New Roman" w:hAnsi="Times New Roman" w:cs="Times New Roman"/>
              </w:rPr>
              <w:t>Nishan</w:t>
            </w:r>
          </w:p>
        </w:tc>
        <w:tc>
          <w:tcPr>
            <w:tcW w:w="4675" w:type="dxa"/>
          </w:tcPr>
          <w:p w14:paraId="320D31BF" w14:textId="6028138D" w:rsidR="002E7BF6" w:rsidRPr="00E316E2" w:rsidRDefault="003221BF" w:rsidP="1E51C3EA">
            <w:pPr>
              <w:spacing w:before="100" w:beforeAutospacing="1" w:after="100" w:afterAutospacing="1"/>
              <w:rPr>
                <w:rFonts w:ascii="Times New Roman" w:hAnsi="Times New Roman" w:cs="Times New Roman"/>
              </w:rPr>
            </w:pPr>
            <w:r>
              <w:rPr>
                <w:rFonts w:ascii="Times New Roman" w:hAnsi="Times New Roman" w:cs="Times New Roman"/>
              </w:rPr>
              <w:t>Lexer and Parser</w:t>
            </w:r>
          </w:p>
        </w:tc>
      </w:tr>
      <w:tr w:rsidR="008D5AFF" w:rsidRPr="00E316E2" w14:paraId="6F50379D" w14:textId="77777777" w:rsidTr="002E7BF6">
        <w:tc>
          <w:tcPr>
            <w:tcW w:w="4675" w:type="dxa"/>
          </w:tcPr>
          <w:p w14:paraId="35ED7B8D" w14:textId="26AD68B0" w:rsidR="002E7BF6" w:rsidRPr="00E316E2" w:rsidRDefault="00E316E2" w:rsidP="1E51C3EA">
            <w:pPr>
              <w:spacing w:before="100" w:beforeAutospacing="1" w:after="100" w:afterAutospacing="1"/>
              <w:rPr>
                <w:rFonts w:ascii="Times New Roman" w:hAnsi="Times New Roman" w:cs="Times New Roman"/>
              </w:rPr>
            </w:pPr>
            <w:r w:rsidRPr="00E316E2">
              <w:rPr>
                <w:rFonts w:ascii="Times New Roman" w:hAnsi="Times New Roman" w:cs="Times New Roman"/>
              </w:rPr>
              <w:t>Nabin</w:t>
            </w:r>
          </w:p>
        </w:tc>
        <w:tc>
          <w:tcPr>
            <w:tcW w:w="4675" w:type="dxa"/>
          </w:tcPr>
          <w:p w14:paraId="72A9989A" w14:textId="58083083" w:rsidR="002E7BF6" w:rsidRPr="00E316E2" w:rsidRDefault="006759DA" w:rsidP="1E51C3EA">
            <w:pPr>
              <w:spacing w:before="100" w:beforeAutospacing="1" w:after="100" w:afterAutospacing="1"/>
              <w:rPr>
                <w:rFonts w:ascii="Times New Roman" w:hAnsi="Times New Roman" w:cs="Times New Roman"/>
              </w:rPr>
            </w:pPr>
            <w:r>
              <w:rPr>
                <w:rFonts w:ascii="Times New Roman" w:hAnsi="Times New Roman" w:cs="Times New Roman"/>
              </w:rPr>
              <w:t xml:space="preserve">Functions and scope </w:t>
            </w:r>
          </w:p>
        </w:tc>
      </w:tr>
      <w:tr w:rsidR="008D5AFF" w:rsidRPr="00E316E2" w14:paraId="3029DA9F" w14:textId="77777777" w:rsidTr="002E7BF6">
        <w:tc>
          <w:tcPr>
            <w:tcW w:w="4675" w:type="dxa"/>
          </w:tcPr>
          <w:p w14:paraId="737282FC" w14:textId="252C6BFC" w:rsidR="002E7BF6" w:rsidRPr="00E316E2" w:rsidRDefault="00E316E2" w:rsidP="1E51C3EA">
            <w:pPr>
              <w:spacing w:before="100" w:beforeAutospacing="1" w:after="100" w:afterAutospacing="1"/>
              <w:rPr>
                <w:rFonts w:ascii="Times New Roman" w:hAnsi="Times New Roman" w:cs="Times New Roman"/>
              </w:rPr>
            </w:pPr>
            <w:r w:rsidRPr="00E316E2">
              <w:rPr>
                <w:rFonts w:ascii="Times New Roman" w:hAnsi="Times New Roman" w:cs="Times New Roman"/>
              </w:rPr>
              <w:t>Rajiv</w:t>
            </w:r>
          </w:p>
        </w:tc>
        <w:tc>
          <w:tcPr>
            <w:tcW w:w="4675" w:type="dxa"/>
          </w:tcPr>
          <w:p w14:paraId="0B17EE9E" w14:textId="29B8D731" w:rsidR="002E7BF6" w:rsidRPr="00E316E2" w:rsidRDefault="006759DA" w:rsidP="1E51C3EA">
            <w:pPr>
              <w:spacing w:before="100" w:beforeAutospacing="1" w:after="100" w:afterAutospacing="1"/>
              <w:rPr>
                <w:rFonts w:ascii="Times New Roman" w:hAnsi="Times New Roman" w:cs="Times New Roman"/>
              </w:rPr>
            </w:pPr>
            <w:r>
              <w:rPr>
                <w:rFonts w:ascii="Times New Roman" w:hAnsi="Times New Roman" w:cs="Times New Roman"/>
              </w:rPr>
              <w:t>Extension features</w:t>
            </w:r>
          </w:p>
        </w:tc>
      </w:tr>
    </w:tbl>
    <w:p w14:paraId="4BC0E632" w14:textId="0B702F05" w:rsidR="00A928A0" w:rsidRPr="003031D5" w:rsidRDefault="1C7D0A27" w:rsidP="1C7D0A27">
      <w:pPr>
        <w:spacing w:beforeAutospacing="1" w:afterAutospacing="1" w:line="240" w:lineRule="auto"/>
      </w:pPr>
      <w:r w:rsidRPr="1C7D0A27">
        <w:rPr>
          <w:rFonts w:ascii="Times New Roman" w:eastAsia="Times New Roman" w:hAnsi="Times New Roman" w:cs="Times New Roman"/>
          <w:sz w:val="36"/>
          <w:szCs w:val="36"/>
        </w:rPr>
        <w:t>11. AI Use Agreement</w:t>
      </w:r>
    </w:p>
    <w:p w14:paraId="4338A92D" w14:textId="14E4DB9B" w:rsidR="00A928A0" w:rsidRPr="003031D5" w:rsidRDefault="1C7D0A27" w:rsidP="1C7D0A27">
      <w:pPr>
        <w:spacing w:beforeAutospacing="1" w:afterAutospacing="1" w:line="240" w:lineRule="auto"/>
      </w:pPr>
      <w:r w:rsidRPr="1C7D0A27">
        <w:rPr>
          <w:rFonts w:ascii="Times New Roman" w:eastAsia="Times New Roman" w:hAnsi="Times New Roman" w:cs="Times New Roman"/>
        </w:rPr>
        <w:t>Our group used AI tools as a supporting resource during the design of the Banana programming language. AI was used to help brainstorm language features, review the structure of our EBNF grammar, identify possible grammar issues, and improve the clarity of the language description. The group members reviewed and made the final decisions about the language syntax, features, sample programs, and grammar. AI was used as an assistant and review tool, while the group remained responsible for the final design and implementation decisions.</w:t>
      </w:r>
    </w:p>
    <w:p w14:paraId="1CE78CCD" w14:textId="4BD49201" w:rsidR="00A928A0" w:rsidRPr="003031D5" w:rsidRDefault="1C7D0A27" w:rsidP="1C7D0A27">
      <w:pPr>
        <w:spacing w:beforeAutospacing="1" w:afterAutospacing="1" w:line="240" w:lineRule="auto"/>
        <w:rPr>
          <w:rFonts w:ascii="Times New Roman" w:eastAsia="Times New Roman" w:hAnsi="Times New Roman" w:cs="Times New Roman"/>
          <w:sz w:val="36"/>
          <w:szCs w:val="36"/>
        </w:rPr>
      </w:pPr>
      <w:r w:rsidRPr="1C7D0A27">
        <w:rPr>
          <w:rFonts w:ascii="Times New Roman" w:eastAsia="Times New Roman" w:hAnsi="Times New Roman" w:cs="Times New Roman"/>
          <w:sz w:val="36"/>
          <w:szCs w:val="36"/>
        </w:rPr>
        <w:t>12.GitHub Repository and Participation</w:t>
      </w:r>
    </w:p>
    <w:p w14:paraId="14A02CD3" w14:textId="5A9DEA0C" w:rsidR="00A928A0" w:rsidRPr="003031D5" w:rsidRDefault="1C7D0A27" w:rsidP="1C7D0A27">
      <w:pPr>
        <w:spacing w:beforeAutospacing="1" w:afterAutospacing="1" w:line="240" w:lineRule="auto"/>
      </w:pPr>
      <w:r w:rsidRPr="1C7D0A27">
        <w:rPr>
          <w:rFonts w:ascii="Times New Roman" w:eastAsia="Times New Roman" w:hAnsi="Times New Roman" w:cs="Times New Roman"/>
        </w:rPr>
        <w:t>Our group will use GitHub to store and manage the Banana programming language project. The repository will contain the project source code, grammar, documentation, sample programs, and tests. Group members will use GitHub to collaborate, track changes, and contribute to different parts of the project.</w:t>
      </w:r>
    </w:p>
    <w:p w14:paraId="7EB7579A" w14:textId="5212C384" w:rsidR="00CB333F" w:rsidRPr="00C038E3" w:rsidRDefault="1C7D0A27" w:rsidP="53114D8A">
      <w:pPr>
        <w:spacing w:beforeAutospacing="1" w:afterAutospacing="1" w:line="240" w:lineRule="auto"/>
        <w:rPr>
          <w:rFonts w:ascii="Times New Roman" w:hAnsi="Times New Roman" w:cs="Times New Roman"/>
        </w:rPr>
      </w:pPr>
      <w:r w:rsidRPr="1C7D0A27">
        <w:rPr>
          <w:rFonts w:ascii="Times New Roman" w:eastAsia="Times New Roman" w:hAnsi="Times New Roman" w:cs="Times New Roman"/>
        </w:rPr>
        <w:t>GitHub Repository:</w:t>
      </w:r>
      <w:r w:rsidRPr="1C7D0A27">
        <w:rPr>
          <w:rFonts w:ascii="Times New Roman" w:hAnsi="Times New Roman" w:cs="Times New Roman"/>
        </w:rPr>
        <w:t xml:space="preserve"> </w:t>
      </w:r>
      <w:hyperlink r:id="rId5">
        <w:r w:rsidRPr="1C7D0A27">
          <w:rPr>
            <w:rStyle w:val="Hyperlink"/>
            <w:rFonts w:ascii="Times New Roman" w:hAnsi="Times New Roman" w:cs="Times New Roman"/>
          </w:rPr>
          <w:t>https://github.com/RG6S/Banana</w:t>
        </w:r>
      </w:hyperlink>
    </w:p>
    <w:sectPr w:rsidR="00CB333F" w:rsidRPr="00C038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3BE"/>
    <w:multiLevelType w:val="multilevel"/>
    <w:tmpl w:val="D720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557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CA"/>
    <w:rsid w:val="000100EE"/>
    <w:rsid w:val="00062E9C"/>
    <w:rsid w:val="00073C90"/>
    <w:rsid w:val="000961CD"/>
    <w:rsid w:val="000A58A6"/>
    <w:rsid w:val="000C35C7"/>
    <w:rsid w:val="000D18F7"/>
    <w:rsid w:val="000E0352"/>
    <w:rsid w:val="001002FE"/>
    <w:rsid w:val="0010186C"/>
    <w:rsid w:val="00102CD2"/>
    <w:rsid w:val="00123DB8"/>
    <w:rsid w:val="00163053"/>
    <w:rsid w:val="00163EB3"/>
    <w:rsid w:val="001904B8"/>
    <w:rsid w:val="0021560F"/>
    <w:rsid w:val="0024574D"/>
    <w:rsid w:val="00263238"/>
    <w:rsid w:val="00287C07"/>
    <w:rsid w:val="002B0FAD"/>
    <w:rsid w:val="002C1142"/>
    <w:rsid w:val="002C5768"/>
    <w:rsid w:val="002E7BF6"/>
    <w:rsid w:val="002F1C4B"/>
    <w:rsid w:val="003031D5"/>
    <w:rsid w:val="0030354F"/>
    <w:rsid w:val="003037AF"/>
    <w:rsid w:val="00316260"/>
    <w:rsid w:val="003221BF"/>
    <w:rsid w:val="00325109"/>
    <w:rsid w:val="00375297"/>
    <w:rsid w:val="00376FF2"/>
    <w:rsid w:val="003E4DA6"/>
    <w:rsid w:val="004101FE"/>
    <w:rsid w:val="00416553"/>
    <w:rsid w:val="004A1D6F"/>
    <w:rsid w:val="004A417C"/>
    <w:rsid w:val="004E0387"/>
    <w:rsid w:val="004F483F"/>
    <w:rsid w:val="004F4CDD"/>
    <w:rsid w:val="00510F8F"/>
    <w:rsid w:val="005116D4"/>
    <w:rsid w:val="00530FAA"/>
    <w:rsid w:val="00533B07"/>
    <w:rsid w:val="005373A4"/>
    <w:rsid w:val="0056585B"/>
    <w:rsid w:val="005669A9"/>
    <w:rsid w:val="00595C71"/>
    <w:rsid w:val="005B18BF"/>
    <w:rsid w:val="005D6A0E"/>
    <w:rsid w:val="00626BFF"/>
    <w:rsid w:val="00643A41"/>
    <w:rsid w:val="0066788E"/>
    <w:rsid w:val="006759DA"/>
    <w:rsid w:val="006A2053"/>
    <w:rsid w:val="006A4116"/>
    <w:rsid w:val="006A550F"/>
    <w:rsid w:val="006C29D3"/>
    <w:rsid w:val="006F002E"/>
    <w:rsid w:val="006F5F07"/>
    <w:rsid w:val="007021D1"/>
    <w:rsid w:val="007228BD"/>
    <w:rsid w:val="007428D4"/>
    <w:rsid w:val="00761AE6"/>
    <w:rsid w:val="00797E37"/>
    <w:rsid w:val="007A0E27"/>
    <w:rsid w:val="007D55FB"/>
    <w:rsid w:val="00810F71"/>
    <w:rsid w:val="00826D2F"/>
    <w:rsid w:val="00847985"/>
    <w:rsid w:val="00854D60"/>
    <w:rsid w:val="00863C27"/>
    <w:rsid w:val="00886316"/>
    <w:rsid w:val="008A44A8"/>
    <w:rsid w:val="008A4579"/>
    <w:rsid w:val="008D572E"/>
    <w:rsid w:val="008D5AFF"/>
    <w:rsid w:val="008F334B"/>
    <w:rsid w:val="00902694"/>
    <w:rsid w:val="00921F92"/>
    <w:rsid w:val="009315CE"/>
    <w:rsid w:val="009340B7"/>
    <w:rsid w:val="00934B51"/>
    <w:rsid w:val="009478CA"/>
    <w:rsid w:val="009A5854"/>
    <w:rsid w:val="009D7D43"/>
    <w:rsid w:val="00A21CE1"/>
    <w:rsid w:val="00A31627"/>
    <w:rsid w:val="00A6137D"/>
    <w:rsid w:val="00A928A0"/>
    <w:rsid w:val="00AD5289"/>
    <w:rsid w:val="00AE1E97"/>
    <w:rsid w:val="00B008CB"/>
    <w:rsid w:val="00B222D8"/>
    <w:rsid w:val="00B357AB"/>
    <w:rsid w:val="00B478D5"/>
    <w:rsid w:val="00B52A63"/>
    <w:rsid w:val="00B63AB6"/>
    <w:rsid w:val="00B754D4"/>
    <w:rsid w:val="00BD404B"/>
    <w:rsid w:val="00BD6E48"/>
    <w:rsid w:val="00BE6901"/>
    <w:rsid w:val="00C038E3"/>
    <w:rsid w:val="00C141E1"/>
    <w:rsid w:val="00C4409D"/>
    <w:rsid w:val="00C52C34"/>
    <w:rsid w:val="00C63711"/>
    <w:rsid w:val="00C6675E"/>
    <w:rsid w:val="00C70CC3"/>
    <w:rsid w:val="00C8758B"/>
    <w:rsid w:val="00C91541"/>
    <w:rsid w:val="00C91802"/>
    <w:rsid w:val="00CB333F"/>
    <w:rsid w:val="00CF50B0"/>
    <w:rsid w:val="00D37FF5"/>
    <w:rsid w:val="00D65A9E"/>
    <w:rsid w:val="00D8011E"/>
    <w:rsid w:val="00D854D7"/>
    <w:rsid w:val="00D90793"/>
    <w:rsid w:val="00DF2EF6"/>
    <w:rsid w:val="00E05ECE"/>
    <w:rsid w:val="00E2190E"/>
    <w:rsid w:val="00E316E2"/>
    <w:rsid w:val="00E4080A"/>
    <w:rsid w:val="00E42C95"/>
    <w:rsid w:val="00E60CA9"/>
    <w:rsid w:val="00E875F9"/>
    <w:rsid w:val="00EA1ECF"/>
    <w:rsid w:val="00EC5034"/>
    <w:rsid w:val="00ED4332"/>
    <w:rsid w:val="00EF7009"/>
    <w:rsid w:val="00F075A5"/>
    <w:rsid w:val="00F142F9"/>
    <w:rsid w:val="00F179D0"/>
    <w:rsid w:val="00F57CCA"/>
    <w:rsid w:val="00F70596"/>
    <w:rsid w:val="00F83B71"/>
    <w:rsid w:val="00F91D54"/>
    <w:rsid w:val="00F96175"/>
    <w:rsid w:val="00F97056"/>
    <w:rsid w:val="01D4B4D2"/>
    <w:rsid w:val="028D91BF"/>
    <w:rsid w:val="04283489"/>
    <w:rsid w:val="0589A0DA"/>
    <w:rsid w:val="098D1AEF"/>
    <w:rsid w:val="0A0B1869"/>
    <w:rsid w:val="0B9491F6"/>
    <w:rsid w:val="0D0556B8"/>
    <w:rsid w:val="0ED5DED3"/>
    <w:rsid w:val="11D6CF44"/>
    <w:rsid w:val="1288AC69"/>
    <w:rsid w:val="16D06D94"/>
    <w:rsid w:val="17B3FDC7"/>
    <w:rsid w:val="17F61687"/>
    <w:rsid w:val="1817044F"/>
    <w:rsid w:val="1AC4615A"/>
    <w:rsid w:val="1C7D0A27"/>
    <w:rsid w:val="1DC18A7F"/>
    <w:rsid w:val="1E51C3EA"/>
    <w:rsid w:val="23A9E4DB"/>
    <w:rsid w:val="28C7A02D"/>
    <w:rsid w:val="2AC07154"/>
    <w:rsid w:val="3172F94B"/>
    <w:rsid w:val="3177CD65"/>
    <w:rsid w:val="34AFA29B"/>
    <w:rsid w:val="36ECFBD3"/>
    <w:rsid w:val="3AB3DF43"/>
    <w:rsid w:val="42ECCDAA"/>
    <w:rsid w:val="432114B7"/>
    <w:rsid w:val="46630B47"/>
    <w:rsid w:val="4716942E"/>
    <w:rsid w:val="4ABF31F7"/>
    <w:rsid w:val="50FE7377"/>
    <w:rsid w:val="5246CBBB"/>
    <w:rsid w:val="53114D8A"/>
    <w:rsid w:val="58CAD149"/>
    <w:rsid w:val="59260BD7"/>
    <w:rsid w:val="59432ED9"/>
    <w:rsid w:val="61BC3E18"/>
    <w:rsid w:val="62284D0C"/>
    <w:rsid w:val="62CB1391"/>
    <w:rsid w:val="698760A4"/>
    <w:rsid w:val="6EFB537D"/>
    <w:rsid w:val="7B1BEB84"/>
    <w:rsid w:val="7DF228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0119B"/>
  <w15:chartTrackingRefBased/>
  <w15:docId w15:val="{057B3F99-0028-4A93-A95C-D4626834F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7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CCA"/>
    <w:rPr>
      <w:rFonts w:eastAsiaTheme="majorEastAsia" w:cstheme="majorBidi"/>
      <w:color w:val="272727" w:themeColor="text1" w:themeTint="D8"/>
    </w:rPr>
  </w:style>
  <w:style w:type="paragraph" w:styleId="Title">
    <w:name w:val="Title"/>
    <w:basedOn w:val="Normal"/>
    <w:next w:val="Normal"/>
    <w:link w:val="TitleChar"/>
    <w:uiPriority w:val="10"/>
    <w:qFormat/>
    <w:rsid w:val="00F57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CCA"/>
    <w:pPr>
      <w:spacing w:before="160"/>
      <w:jc w:val="center"/>
    </w:pPr>
    <w:rPr>
      <w:i/>
      <w:iCs/>
      <w:color w:val="404040" w:themeColor="text1" w:themeTint="BF"/>
    </w:rPr>
  </w:style>
  <w:style w:type="character" w:customStyle="1" w:styleId="QuoteChar">
    <w:name w:val="Quote Char"/>
    <w:basedOn w:val="DefaultParagraphFont"/>
    <w:link w:val="Quote"/>
    <w:uiPriority w:val="29"/>
    <w:rsid w:val="00F57CCA"/>
    <w:rPr>
      <w:i/>
      <w:iCs/>
      <w:color w:val="404040" w:themeColor="text1" w:themeTint="BF"/>
    </w:rPr>
  </w:style>
  <w:style w:type="paragraph" w:styleId="ListParagraph">
    <w:name w:val="List Paragraph"/>
    <w:basedOn w:val="Normal"/>
    <w:uiPriority w:val="34"/>
    <w:qFormat/>
    <w:rsid w:val="00F57CCA"/>
    <w:pPr>
      <w:ind w:left="720"/>
      <w:contextualSpacing/>
    </w:pPr>
  </w:style>
  <w:style w:type="character" w:styleId="IntenseEmphasis">
    <w:name w:val="Intense Emphasis"/>
    <w:basedOn w:val="DefaultParagraphFont"/>
    <w:uiPriority w:val="21"/>
    <w:qFormat/>
    <w:rsid w:val="00F57CCA"/>
    <w:rPr>
      <w:i/>
      <w:iCs/>
      <w:color w:val="0F4761" w:themeColor="accent1" w:themeShade="BF"/>
    </w:rPr>
  </w:style>
  <w:style w:type="paragraph" w:styleId="IntenseQuote">
    <w:name w:val="Intense Quote"/>
    <w:basedOn w:val="Normal"/>
    <w:next w:val="Normal"/>
    <w:link w:val="IntenseQuoteChar"/>
    <w:uiPriority w:val="30"/>
    <w:qFormat/>
    <w:rsid w:val="00F57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CCA"/>
    <w:rPr>
      <w:i/>
      <w:iCs/>
      <w:color w:val="0F4761" w:themeColor="accent1" w:themeShade="BF"/>
    </w:rPr>
  </w:style>
  <w:style w:type="character" w:styleId="IntenseReference">
    <w:name w:val="Intense Reference"/>
    <w:basedOn w:val="DefaultParagraphFont"/>
    <w:uiPriority w:val="32"/>
    <w:qFormat/>
    <w:rsid w:val="00F57CCA"/>
    <w:rPr>
      <w:b/>
      <w:bCs/>
      <w:smallCaps/>
      <w:color w:val="0F4761" w:themeColor="accent1" w:themeShade="BF"/>
      <w:spacing w:val="5"/>
    </w:rPr>
  </w:style>
  <w:style w:type="paragraph" w:styleId="NormalWeb">
    <w:name w:val="Normal (Web)"/>
    <w:basedOn w:val="Normal"/>
    <w:uiPriority w:val="99"/>
    <w:semiHidden/>
    <w:unhideWhenUsed/>
    <w:rsid w:val="00F57C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7CCA"/>
    <w:rPr>
      <w:b/>
      <w:bCs/>
    </w:rPr>
  </w:style>
  <w:style w:type="character" w:customStyle="1" w:styleId="apple-converted-space">
    <w:name w:val="apple-converted-space"/>
    <w:basedOn w:val="DefaultParagraphFont"/>
    <w:rsid w:val="00F57CCA"/>
  </w:style>
  <w:style w:type="character" w:styleId="HTMLCode">
    <w:name w:val="HTML Code"/>
    <w:basedOn w:val="DefaultParagraphFont"/>
    <w:uiPriority w:val="99"/>
    <w:semiHidden/>
    <w:unhideWhenUsed/>
    <w:rsid w:val="00F57C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7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57CCA"/>
    <w:rPr>
      <w:rFonts w:ascii="Courier New" w:eastAsia="Times New Roman" w:hAnsi="Courier New" w:cs="Courier New"/>
      <w:kern w:val="0"/>
      <w:sz w:val="20"/>
      <w:szCs w:val="20"/>
      <w14:ligatures w14:val="none"/>
    </w:rPr>
  </w:style>
  <w:style w:type="table" w:styleId="TableGrid">
    <w:name w:val="Table Grid"/>
    <w:basedOn w:val="TableNormal"/>
    <w:uiPriority w:val="39"/>
    <w:rsid w:val="002E7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585B"/>
    <w:rPr>
      <w:color w:val="467886" w:themeColor="hyperlink"/>
      <w:u w:val="single"/>
    </w:rPr>
  </w:style>
  <w:style w:type="character" w:styleId="FollowedHyperlink">
    <w:name w:val="FollowedHyperlink"/>
    <w:basedOn w:val="DefaultParagraphFont"/>
    <w:uiPriority w:val="99"/>
    <w:semiHidden/>
    <w:unhideWhenUsed/>
    <w:rsid w:val="00CB333F"/>
    <w:rPr>
      <w:color w:val="96607D" w:themeColor="followedHyperlink"/>
      <w:u w:val="single"/>
    </w:rPr>
  </w:style>
  <w:style w:type="character" w:styleId="UnresolvedMention">
    <w:name w:val="Unresolved Mention"/>
    <w:basedOn w:val="DefaultParagraphFont"/>
    <w:uiPriority w:val="99"/>
    <w:semiHidden/>
    <w:unhideWhenUsed/>
    <w:rsid w:val="00797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G6S/Banan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910</Words>
  <Characters>5188</Characters>
  <Application>Microsoft Office Word</Application>
  <DocSecurity>0</DocSecurity>
  <Lines>43</Lines>
  <Paragraphs>12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Shrestha, Nabin</dc:creator>
  <cp:keywords/>
  <dc:description/>
  <cp:lastModifiedBy>Thapa, Nishan</cp:lastModifiedBy>
  <cp:revision>87</cp:revision>
  <dcterms:created xsi:type="dcterms:W3CDTF">2026-09-07T01:04:00Z</dcterms:created>
  <dcterms:modified xsi:type="dcterms:W3CDTF">2026-09-09T18:29:00Z</dcterms:modified>
</cp:coreProperties>
</file>